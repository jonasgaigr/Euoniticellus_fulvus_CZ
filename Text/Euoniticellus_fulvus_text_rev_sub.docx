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8AAB6A" w14:textId="456B98C2" w:rsidR="00E52C42" w:rsidRPr="000A35B9" w:rsidRDefault="00372400" w:rsidP="008F7270">
      <w:pPr>
        <w:pStyle w:val="Nzev"/>
        <w:jc w:val="left"/>
        <w:rPr>
          <w:rFonts w:ascii="Times New Roman" w:hAnsi="Times New Roman" w:cs="Times New Roman"/>
          <w:sz w:val="24"/>
          <w:szCs w:val="24"/>
        </w:rPr>
      </w:pPr>
      <w:r w:rsidRPr="000A35B9">
        <w:rPr>
          <w:rFonts w:ascii="Times New Roman" w:hAnsi="Times New Roman" w:cs="Times New Roman"/>
          <w:sz w:val="24"/>
          <w:szCs w:val="24"/>
        </w:rPr>
        <w:t>První nález</w:t>
      </w:r>
      <w:r w:rsidR="0072642D">
        <w:rPr>
          <w:rFonts w:ascii="Times New Roman" w:hAnsi="Times New Roman" w:cs="Times New Roman"/>
          <w:sz w:val="24"/>
          <w:szCs w:val="24"/>
        </w:rPr>
        <w:t xml:space="preserve"> skvrnaře</w:t>
      </w:r>
      <w:r w:rsidRPr="000A35B9">
        <w:rPr>
          <w:rFonts w:ascii="Times New Roman" w:hAnsi="Times New Roman" w:cs="Times New Roman"/>
          <w:sz w:val="24"/>
          <w:szCs w:val="24"/>
        </w:rPr>
        <w:t xml:space="preserve"> </w:t>
      </w:r>
      <w:r w:rsidRPr="000A35B9">
        <w:rPr>
          <w:rFonts w:ascii="Times New Roman" w:hAnsi="Times New Roman" w:cs="Times New Roman"/>
          <w:i/>
          <w:iCs/>
          <w:sz w:val="24"/>
          <w:szCs w:val="24"/>
        </w:rPr>
        <w:t>Euoniticellus fulvus</w:t>
      </w:r>
      <w:r w:rsidRPr="000A35B9">
        <w:rPr>
          <w:rFonts w:ascii="Times New Roman" w:hAnsi="Times New Roman" w:cs="Times New Roman"/>
          <w:sz w:val="24"/>
          <w:szCs w:val="24"/>
        </w:rPr>
        <w:t xml:space="preserve"> (Coleoptera: Scarabaeidae) v západních Čechách po půl století</w:t>
      </w:r>
    </w:p>
    <w:p w14:paraId="74DEE65C" w14:textId="09507D26" w:rsidR="00E52C42" w:rsidRPr="000A35B9" w:rsidRDefault="00372400" w:rsidP="008F7270">
      <w:pPr>
        <w:pStyle w:val="Author"/>
        <w:jc w:val="lef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>Jonáš Gaigr</w:t>
      </w:r>
    </w:p>
    <w:p w14:paraId="263843FF" w14:textId="0B1C25B6" w:rsidR="00E52C42" w:rsidRPr="000A35B9" w:rsidRDefault="00372400">
      <w:pPr>
        <w:pStyle w:val="FirstParagraph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 xml:space="preserve">Agentura ochrany přírody a krajiny ČR, Kaplanova 1931/1, </w:t>
      </w:r>
      <w:r w:rsidR="00387EF1">
        <w:rPr>
          <w:rFonts w:ascii="Times New Roman" w:hAnsi="Times New Roman" w:cs="Times New Roman"/>
        </w:rPr>
        <w:t>CZ-</w:t>
      </w:r>
      <w:r w:rsidRPr="000A35B9">
        <w:rPr>
          <w:rFonts w:ascii="Times New Roman" w:hAnsi="Times New Roman" w:cs="Times New Roman"/>
        </w:rPr>
        <w:t xml:space="preserve">148 00 Praha </w:t>
      </w:r>
      <w:r w:rsidR="00706F36">
        <w:rPr>
          <w:rFonts w:ascii="Times New Roman" w:hAnsi="Times New Roman" w:cs="Times New Roman"/>
        </w:rPr>
        <w:t>11</w:t>
      </w:r>
      <w:r w:rsidR="00387EF1">
        <w:rPr>
          <w:rFonts w:ascii="Times New Roman" w:hAnsi="Times New Roman" w:cs="Times New Roman"/>
        </w:rPr>
        <w:t>;</w:t>
      </w:r>
      <w:r w:rsidRPr="000A35B9">
        <w:rPr>
          <w:rFonts w:ascii="Times New Roman" w:hAnsi="Times New Roman" w:cs="Times New Roman"/>
        </w:rPr>
        <w:br/>
      </w:r>
      <w:r w:rsidR="00706F36">
        <w:rPr>
          <w:rFonts w:ascii="Times New Roman" w:hAnsi="Times New Roman" w:cs="Times New Roman"/>
        </w:rPr>
        <w:t>e-mail:</w:t>
      </w:r>
      <w:r w:rsidR="00387EF1" w:rsidRPr="000A35B9">
        <w:rPr>
          <w:rFonts w:ascii="Times New Roman" w:hAnsi="Times New Roman" w:cs="Times New Roman"/>
        </w:rPr>
        <w:t xml:space="preserve"> </w:t>
      </w:r>
      <w:hyperlink r:id="rId6">
        <w:r w:rsidRPr="000A35B9">
          <w:rPr>
            <w:rStyle w:val="Hypertextovodkaz"/>
            <w:rFonts w:ascii="Times New Roman" w:hAnsi="Times New Roman" w:cs="Times New Roman"/>
            <w:color w:val="auto"/>
          </w:rPr>
          <w:t>jonas.gaigr@gmail.com</w:t>
        </w:r>
      </w:hyperlink>
    </w:p>
    <w:p w14:paraId="579548C1" w14:textId="21CEDDE3" w:rsidR="00E52C42" w:rsidRPr="000A35B9" w:rsidRDefault="000A35B9" w:rsidP="000A35B9">
      <w:pPr>
        <w:pStyle w:val="FirstParagraph"/>
        <w:rPr>
          <w:rFonts w:ascii="Times New Roman" w:hAnsi="Times New Roman" w:cs="Times New Roman"/>
        </w:rPr>
      </w:pPr>
      <w:bookmarkStart w:id="0" w:name="abstrakt"/>
      <w:r w:rsidRPr="000A35B9">
        <w:rPr>
          <w:rFonts w:ascii="Times New Roman" w:hAnsi="Times New Roman" w:cs="Times New Roman"/>
          <w:b/>
        </w:rPr>
        <w:t>Abstrac</w:t>
      </w:r>
      <w:r w:rsidR="00372400" w:rsidRPr="000A35B9">
        <w:rPr>
          <w:rFonts w:ascii="Times New Roman" w:hAnsi="Times New Roman" w:cs="Times New Roman"/>
          <w:b/>
        </w:rPr>
        <w:t>t</w:t>
      </w:r>
      <w:r w:rsidRPr="000A35B9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</w:t>
      </w:r>
      <w:r w:rsidR="007B1B23">
        <w:rPr>
          <w:rFonts w:ascii="Times New Roman" w:hAnsi="Times New Roman" w:cs="Times New Roman"/>
        </w:rPr>
        <w:t>(</w:t>
      </w:r>
      <w:r w:rsidRPr="000A35B9">
        <w:rPr>
          <w:rFonts w:ascii="Times New Roman" w:hAnsi="Times New Roman" w:cs="Times New Roman"/>
        </w:rPr>
        <w:t>Goeze, 1777</w:t>
      </w:r>
      <w:r w:rsidR="007B1B23">
        <w:rPr>
          <w:rFonts w:ascii="Times New Roman" w:hAnsi="Times New Roman" w:cs="Times New Roman"/>
        </w:rPr>
        <w:t>)</w:t>
      </w:r>
      <w:r w:rsidRPr="000A35B9">
        <w:rPr>
          <w:rFonts w:ascii="Times New Roman" w:hAnsi="Times New Roman" w:cs="Times New Roman"/>
        </w:rPr>
        <w:t xml:space="preserve"> is recorded from western Bohemia</w:t>
      </w:r>
      <w:r w:rsidR="00387EF1">
        <w:rPr>
          <w:rFonts w:ascii="Times New Roman" w:hAnsi="Times New Roman" w:cs="Times New Roman"/>
        </w:rPr>
        <w:t xml:space="preserve"> (Horšovský Týn</w:t>
      </w:r>
      <w:r w:rsidR="00AC1570">
        <w:rPr>
          <w:rFonts w:ascii="Times New Roman" w:hAnsi="Times New Roman" w:cs="Times New Roman"/>
        </w:rPr>
        <w:t xml:space="preserve"> environs</w:t>
      </w:r>
      <w:r w:rsidR="00387EF1">
        <w:rPr>
          <w:rFonts w:ascii="Times New Roman" w:hAnsi="Times New Roman" w:cs="Times New Roman"/>
        </w:rPr>
        <w:t>)</w:t>
      </w:r>
      <w:r w:rsidR="00AC1570">
        <w:rPr>
          <w:rFonts w:ascii="Times New Roman" w:hAnsi="Times New Roman" w:cs="Times New Roman"/>
        </w:rPr>
        <w:t xml:space="preserve"> </w:t>
      </w:r>
      <w:r w:rsidR="00AC1570" w:rsidRPr="000A35B9">
        <w:rPr>
          <w:rFonts w:ascii="Times New Roman" w:hAnsi="Times New Roman" w:cs="Times New Roman"/>
        </w:rPr>
        <w:t>after 57 years</w:t>
      </w:r>
      <w:r w:rsidR="00387EF1">
        <w:rPr>
          <w:rFonts w:ascii="Times New Roman" w:hAnsi="Times New Roman" w:cs="Times New Roman"/>
        </w:rPr>
        <w:t>.</w:t>
      </w:r>
      <w:r w:rsidRPr="000A35B9">
        <w:rPr>
          <w:rFonts w:ascii="Times New Roman" w:hAnsi="Times New Roman" w:cs="Times New Roman"/>
        </w:rPr>
        <w:t xml:space="preserve"> The examined specimen was collected in horse dung on a dirt road.</w:t>
      </w:r>
    </w:p>
    <w:p w14:paraId="60C8467D" w14:textId="3BB8F6A3" w:rsidR="000A35B9" w:rsidRPr="00213512" w:rsidRDefault="00372400" w:rsidP="00213512">
      <w:pPr>
        <w:pStyle w:val="Zkladntext"/>
        <w:rPr>
          <w:rFonts w:ascii="Times New Roman" w:hAnsi="Times New Roman" w:cs="Times New Roman"/>
        </w:rPr>
      </w:pPr>
      <w:commentRangeStart w:id="1"/>
      <w:r w:rsidRPr="000A35B9">
        <w:rPr>
          <w:rFonts w:ascii="Times New Roman" w:hAnsi="Times New Roman" w:cs="Times New Roman"/>
          <w:b/>
          <w:bCs/>
        </w:rPr>
        <w:t>Key words:</w:t>
      </w:r>
      <w:commentRangeEnd w:id="1"/>
      <w:r w:rsidR="00E0318F">
        <w:rPr>
          <w:rStyle w:val="Odkaznakoment"/>
        </w:rPr>
        <w:commentReference w:id="1"/>
      </w:r>
      <w:r w:rsidRPr="000A35B9">
        <w:rPr>
          <w:rFonts w:ascii="Times New Roman" w:hAnsi="Times New Roman" w:cs="Times New Roman"/>
        </w:rPr>
        <w:t xml:space="preserve"> Coleoptera, Scarabaeidae,  faunistic record</w:t>
      </w:r>
      <w:bookmarkStart w:id="2" w:name="text"/>
      <w:bookmarkEnd w:id="0"/>
      <w:r w:rsidR="0072642D">
        <w:rPr>
          <w:rFonts w:ascii="Times New Roman" w:hAnsi="Times New Roman" w:cs="Times New Roman"/>
          <w:b/>
          <w:bCs/>
          <w:i/>
          <w:iCs/>
        </w:rPr>
        <w:br/>
      </w:r>
      <w:r w:rsidR="0072642D">
        <w:rPr>
          <w:rFonts w:ascii="Times New Roman" w:hAnsi="Times New Roman" w:cs="Times New Roman"/>
          <w:b/>
          <w:bCs/>
          <w:i/>
          <w:iCs/>
        </w:rPr>
        <w:br/>
      </w:r>
      <w:r w:rsidR="0072642D">
        <w:rPr>
          <w:rFonts w:ascii="Times New Roman" w:hAnsi="Times New Roman" w:cs="Times New Roman"/>
        </w:rPr>
        <w:t>ÚVOD</w:t>
      </w:r>
    </w:p>
    <w:p w14:paraId="159EBA74" w14:textId="643862E3" w:rsidR="00D23C6E" w:rsidRDefault="00372400">
      <w:pPr>
        <w:pStyle w:val="Zkladntext"/>
        <w:rPr>
          <w:rFonts w:ascii="Times New Roman" w:hAnsi="Times New Roman" w:cs="Times New Roman"/>
        </w:rPr>
      </w:pPr>
      <w:commentRangeStart w:id="3"/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(Goeze, 1777)</w:t>
      </w:r>
      <w:r w:rsidR="002D6320">
        <w:rPr>
          <w:rFonts w:ascii="Times New Roman" w:hAnsi="Times New Roman" w:cs="Times New Roman"/>
        </w:rPr>
        <w:t>,</w:t>
      </w:r>
      <w:r w:rsidRPr="000A35B9">
        <w:rPr>
          <w:rFonts w:ascii="Times New Roman" w:hAnsi="Times New Roman" w:cs="Times New Roman"/>
        </w:rPr>
        <w:t xml:space="preserve"> je drobný zástupce vrubounovitých brouků (Scarabaeidae), podčeledi Scarabaeinae, tribu Oniticellini. Dospělci měří 8–11 mm, tělo je štíhlé, mírně klenuté, se světle žlutohnědými až plavými </w:t>
      </w:r>
      <w:r w:rsidR="0018398F">
        <w:rPr>
          <w:rFonts w:ascii="Times New Roman" w:hAnsi="Times New Roman" w:cs="Times New Roman"/>
        </w:rPr>
        <w:t xml:space="preserve">jemně rýhovanými </w:t>
      </w:r>
      <w:r w:rsidRPr="000A35B9">
        <w:rPr>
          <w:rFonts w:ascii="Times New Roman" w:hAnsi="Times New Roman" w:cs="Times New Roman"/>
        </w:rPr>
        <w:t xml:space="preserve">krovkami a tmavší hlavou a štítem (Obr. </w:t>
      </w:r>
      <w:r w:rsidR="00491473">
        <w:rPr>
          <w:rFonts w:ascii="Times New Roman" w:hAnsi="Times New Roman" w:cs="Times New Roman"/>
        </w:rPr>
        <w:t>1</w:t>
      </w:r>
      <w:r w:rsidRPr="000A35B9">
        <w:rPr>
          <w:rFonts w:ascii="Times New Roman" w:hAnsi="Times New Roman" w:cs="Times New Roman"/>
        </w:rPr>
        <w:t xml:space="preserve">. Samci </w:t>
      </w:r>
      <w:r w:rsidRPr="000A35B9">
        <w:rPr>
          <w:rFonts w:ascii="Times New Roman" w:hAnsi="Times New Roman" w:cs="Times New Roman"/>
        </w:rPr>
        <w:t>mají na hlavě nízký štítkovitý výběžek. Areál rozšíření zahrnuje velkou část Palearktu od jižní Evropy po Střední Asii, zasahuje do severní Afriky a na Blízký východ</w:t>
      </w:r>
      <w:r w:rsidR="006A7840">
        <w:rPr>
          <w:rFonts w:ascii="Times New Roman" w:hAnsi="Times New Roman" w:cs="Times New Roman"/>
        </w:rPr>
        <w:t xml:space="preserve"> (</w:t>
      </w:r>
      <w:r w:rsidR="00213512" w:rsidRPr="000A35B9">
        <w:rPr>
          <w:rFonts w:ascii="Times New Roman" w:hAnsi="Times New Roman" w:cs="Times New Roman"/>
          <w:smallCaps/>
        </w:rPr>
        <w:t>iNaturalist contributors</w:t>
      </w:r>
      <w:r w:rsidR="00213512" w:rsidRPr="000A35B9">
        <w:rPr>
          <w:rFonts w:ascii="Times New Roman" w:hAnsi="Times New Roman" w:cs="Times New Roman"/>
        </w:rPr>
        <w:t xml:space="preserve"> 2025</w:t>
      </w:r>
      <w:r w:rsidR="006A7840">
        <w:rPr>
          <w:rFonts w:ascii="Times New Roman" w:hAnsi="Times New Roman" w:cs="Times New Roman"/>
        </w:rPr>
        <w:t>)</w:t>
      </w:r>
      <w:r w:rsidRPr="000A35B9">
        <w:rPr>
          <w:rFonts w:ascii="Times New Roman" w:hAnsi="Times New Roman" w:cs="Times New Roman"/>
        </w:rPr>
        <w:t>. Druh byl cíleně zavlečen a etablován také mimo původní areál v Austrálii, kde byl úspěšně introdukován v rámci biologického programu pro rozklad trusu hospodářských zvířat</w:t>
      </w:r>
      <w:r w:rsidR="00491473">
        <w:rPr>
          <w:rFonts w:ascii="Times New Roman" w:hAnsi="Times New Roman" w:cs="Times New Roman"/>
        </w:rPr>
        <w:t xml:space="preserve"> (</w:t>
      </w:r>
      <w:r w:rsidR="00491473" w:rsidRPr="00491473">
        <w:rPr>
          <w:rFonts w:ascii="Times New Roman" w:hAnsi="Times New Roman" w:cs="Times New Roman"/>
          <w:smallCaps/>
        </w:rPr>
        <w:t>Doube</w:t>
      </w:r>
      <w:r w:rsidR="00491473">
        <w:rPr>
          <w:rFonts w:ascii="Times New Roman" w:hAnsi="Times New Roman" w:cs="Times New Roman"/>
        </w:rPr>
        <w:t xml:space="preserve"> 2018)</w:t>
      </w:r>
      <w:r w:rsidRPr="000A35B9">
        <w:rPr>
          <w:rFonts w:ascii="Times New Roman" w:hAnsi="Times New Roman" w:cs="Times New Roman"/>
        </w:rPr>
        <w:t>.</w:t>
      </w:r>
      <w:commentRangeEnd w:id="3"/>
      <w:r w:rsidR="002D6320">
        <w:rPr>
          <w:rStyle w:val="Odkaznakoment"/>
        </w:rPr>
        <w:commentReference w:id="3"/>
      </w:r>
      <w:r w:rsidR="00213512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 xml:space="preserve">V Česku je </w:t>
      </w:r>
      <w:r w:rsidR="009C3668">
        <w:rPr>
          <w:rFonts w:ascii="Times New Roman" w:hAnsi="Times New Roman" w:cs="Times New Roman"/>
          <w:bCs/>
          <w:i/>
          <w:iCs/>
        </w:rPr>
        <w:t>E.</w:t>
      </w:r>
      <w:r w:rsidR="009C3668" w:rsidRPr="00A05F8F">
        <w:rPr>
          <w:rFonts w:ascii="Times New Roman" w:hAnsi="Times New Roman" w:cs="Times New Roman"/>
          <w:bCs/>
          <w:i/>
          <w:iCs/>
        </w:rPr>
        <w:t xml:space="preserve"> </w:t>
      </w:r>
      <w:proofErr w:type="gramStart"/>
      <w:r w:rsidR="009C3668" w:rsidRPr="00A05F8F">
        <w:rPr>
          <w:rFonts w:ascii="Times New Roman" w:hAnsi="Times New Roman" w:cs="Times New Roman"/>
          <w:bCs/>
          <w:i/>
          <w:iCs/>
        </w:rPr>
        <w:t>fulvus</w:t>
      </w:r>
      <w:proofErr w:type="gramEnd"/>
      <w:r w:rsidR="009C3668"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 xml:space="preserve">vázán na teplé otevřené pastviny, kde se vyvíjí v trusu velkých savců, převážně koní a skotu. </w:t>
      </w:r>
      <w:r w:rsidRPr="000A35B9">
        <w:rPr>
          <w:rFonts w:ascii="Times New Roman" w:hAnsi="Times New Roman" w:cs="Times New Roman"/>
          <w:smallCaps/>
        </w:rPr>
        <w:t>Tesař</w:t>
      </w:r>
      <w:r w:rsidRPr="000A35B9">
        <w:rPr>
          <w:rFonts w:ascii="Times New Roman" w:hAnsi="Times New Roman" w:cs="Times New Roman"/>
        </w:rPr>
        <w:t xml:space="preserve"> </w:t>
      </w:r>
      <w:r w:rsidR="009C3668">
        <w:rPr>
          <w:rFonts w:ascii="Times New Roman" w:hAnsi="Times New Roman" w:cs="Times New Roman"/>
        </w:rPr>
        <w:t>(</w:t>
      </w:r>
      <w:r w:rsidRPr="000A35B9">
        <w:rPr>
          <w:rFonts w:ascii="Times New Roman" w:hAnsi="Times New Roman" w:cs="Times New Roman"/>
        </w:rPr>
        <w:t xml:space="preserve">1957) druh v Čechách uvádí z okolí Prahy a Radotína, na Moravě z Čejče a dalších lokalit. V posledním </w:t>
      </w:r>
      <w:commentRangeStart w:id="4"/>
      <w:r w:rsidR="008F3A4F">
        <w:rPr>
          <w:rFonts w:ascii="Times New Roman" w:hAnsi="Times New Roman" w:cs="Times New Roman"/>
        </w:rPr>
        <w:t>č</w:t>
      </w:r>
      <w:r w:rsidR="008F3A4F" w:rsidRPr="000A35B9">
        <w:rPr>
          <w:rFonts w:ascii="Times New Roman" w:hAnsi="Times New Roman" w:cs="Times New Roman"/>
        </w:rPr>
        <w:t>erveném</w:t>
      </w:r>
      <w:commentRangeEnd w:id="4"/>
      <w:r w:rsidR="008F3A4F">
        <w:rPr>
          <w:rStyle w:val="Odkaznakoment"/>
        </w:rPr>
        <w:commentReference w:id="4"/>
      </w:r>
      <w:r w:rsidR="008F3A4F"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 xml:space="preserve">seznamu </w:t>
      </w:r>
      <w:r w:rsidR="009C3668">
        <w:rPr>
          <w:rFonts w:ascii="Times New Roman" w:hAnsi="Times New Roman" w:cs="Times New Roman"/>
        </w:rPr>
        <w:t xml:space="preserve">je </w:t>
      </w:r>
      <w:r w:rsidRPr="000A35B9">
        <w:rPr>
          <w:rFonts w:ascii="Times New Roman" w:hAnsi="Times New Roman" w:cs="Times New Roman"/>
        </w:rPr>
        <w:t>hodnocen jako zranitelný (</w:t>
      </w:r>
      <w:r w:rsidRPr="000A35B9">
        <w:rPr>
          <w:rFonts w:ascii="Times New Roman" w:hAnsi="Times New Roman" w:cs="Times New Roman"/>
          <w:smallCaps/>
        </w:rPr>
        <w:t>Hejda</w:t>
      </w:r>
      <w:r w:rsidRPr="000A35B9">
        <w:rPr>
          <w:rFonts w:ascii="Times New Roman" w:hAnsi="Times New Roman" w:cs="Times New Roman"/>
        </w:rPr>
        <w:t xml:space="preserve"> et al. 2017). Na přelomu tisíciletí byl známý výskyt pouze na jižní Moravě (</w:t>
      </w:r>
      <w:r w:rsidRPr="000A35B9">
        <w:rPr>
          <w:rFonts w:ascii="Times New Roman" w:hAnsi="Times New Roman" w:cs="Times New Roman"/>
          <w:smallCaps/>
        </w:rPr>
        <w:t>Chybík</w:t>
      </w:r>
      <w:r w:rsidRPr="000A35B9">
        <w:rPr>
          <w:rFonts w:ascii="Times New Roman" w:hAnsi="Times New Roman" w:cs="Times New Roman"/>
        </w:rPr>
        <w:t xml:space="preserve"> 2005). V Čechách by</w:t>
      </w:r>
      <w:r w:rsidR="009B1F42" w:rsidRPr="000A35B9">
        <w:rPr>
          <w:rFonts w:ascii="Times New Roman" w:hAnsi="Times New Roman" w:cs="Times New Roman"/>
        </w:rPr>
        <w:t>l druh považován za vymizelý (</w:t>
      </w:r>
      <w:r w:rsidRPr="006A7840">
        <w:rPr>
          <w:rFonts w:ascii="Times New Roman" w:hAnsi="Times New Roman" w:cs="Times New Roman"/>
          <w:smallCaps/>
        </w:rPr>
        <w:t>Juřena</w:t>
      </w:r>
      <w:r w:rsidRPr="000A35B9">
        <w:rPr>
          <w:rFonts w:ascii="Times New Roman" w:hAnsi="Times New Roman" w:cs="Times New Roman"/>
        </w:rPr>
        <w:t xml:space="preserve"> et al. 2008). V posledních dvou desetiletích však druh zjevně expanduje (Obr. 3). </w:t>
      </w:r>
      <w:r w:rsidRPr="000A35B9">
        <w:rPr>
          <w:rFonts w:ascii="Times New Roman" w:hAnsi="Times New Roman" w:cs="Times New Roman"/>
          <w:smallCaps/>
        </w:rPr>
        <w:t>Peřinková</w:t>
      </w:r>
      <w:r w:rsidRPr="000A35B9">
        <w:rPr>
          <w:rFonts w:ascii="Times New Roman" w:hAnsi="Times New Roman" w:cs="Times New Roman"/>
        </w:rPr>
        <w:t xml:space="preserve"> </w:t>
      </w:r>
      <w:r w:rsidR="00B50245" w:rsidRPr="000A35B9">
        <w:rPr>
          <w:rFonts w:ascii="Times New Roman" w:hAnsi="Times New Roman" w:cs="Times New Roman"/>
          <w:smallCaps/>
        </w:rPr>
        <w:t>&amp;</w:t>
      </w:r>
      <w:r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  <w:smallCaps/>
        </w:rPr>
        <w:t>Fischer</w:t>
      </w:r>
      <w:r w:rsidRPr="000A35B9">
        <w:rPr>
          <w:rFonts w:ascii="Times New Roman" w:hAnsi="Times New Roman" w:cs="Times New Roman"/>
        </w:rPr>
        <w:t xml:space="preserve"> (2010) popisují šíření druhu do středních poloh </w:t>
      </w:r>
      <w:r w:rsidR="009B1F42" w:rsidRPr="000A35B9">
        <w:rPr>
          <w:rFonts w:ascii="Times New Roman" w:hAnsi="Times New Roman" w:cs="Times New Roman"/>
        </w:rPr>
        <w:t xml:space="preserve">na jihozápadní Moravě, </w:t>
      </w:r>
      <w:r w:rsidR="009B1F42" w:rsidRPr="000A35B9">
        <w:rPr>
          <w:rFonts w:ascii="Times New Roman" w:hAnsi="Times New Roman" w:cs="Times New Roman"/>
          <w:smallCaps/>
        </w:rPr>
        <w:t>Mertlik</w:t>
      </w:r>
      <w:r w:rsidR="009B1F42" w:rsidRPr="000A35B9">
        <w:rPr>
          <w:rFonts w:ascii="Times New Roman" w:hAnsi="Times New Roman" w:cs="Times New Roman"/>
        </w:rPr>
        <w:t xml:space="preserve"> (2019, 2020) dokládá šíření</w:t>
      </w:r>
      <w:r w:rsidRPr="000A35B9">
        <w:rPr>
          <w:rFonts w:ascii="Times New Roman" w:hAnsi="Times New Roman" w:cs="Times New Roman"/>
        </w:rPr>
        <w:t xml:space="preserve"> v n</w:t>
      </w:r>
      <w:r w:rsidR="009B1F42" w:rsidRPr="000A35B9">
        <w:rPr>
          <w:rFonts w:ascii="Times New Roman" w:hAnsi="Times New Roman" w:cs="Times New Roman"/>
        </w:rPr>
        <w:t>ižších polohách východních Čech.</w:t>
      </w:r>
      <w:r w:rsidRPr="000A35B9">
        <w:rPr>
          <w:rFonts w:ascii="Times New Roman" w:hAnsi="Times New Roman" w:cs="Times New Roman"/>
        </w:rPr>
        <w:t xml:space="preserve"> </w:t>
      </w:r>
      <w:r w:rsidR="009B1F42" w:rsidRPr="000A35B9">
        <w:rPr>
          <w:rFonts w:ascii="Times New Roman" w:hAnsi="Times New Roman" w:cs="Times New Roman"/>
          <w:i/>
          <w:iCs/>
        </w:rPr>
        <w:t xml:space="preserve">E. </w:t>
      </w:r>
      <w:proofErr w:type="gramStart"/>
      <w:r w:rsidR="009B1F42" w:rsidRPr="000A35B9">
        <w:rPr>
          <w:rFonts w:ascii="Times New Roman" w:hAnsi="Times New Roman" w:cs="Times New Roman"/>
          <w:i/>
          <w:iCs/>
        </w:rPr>
        <w:t>fulvus</w:t>
      </w:r>
      <w:proofErr w:type="gramEnd"/>
      <w:r w:rsidR="009B1F42"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>byl opět potvrzen na území Prahy (</w:t>
      </w:r>
      <w:r w:rsidRPr="000A35B9">
        <w:rPr>
          <w:rFonts w:ascii="Times New Roman" w:hAnsi="Times New Roman" w:cs="Times New Roman"/>
          <w:smallCaps/>
        </w:rPr>
        <w:t>Sommer</w:t>
      </w:r>
      <w:r w:rsidRPr="000A35B9">
        <w:rPr>
          <w:rFonts w:ascii="Times New Roman" w:hAnsi="Times New Roman" w:cs="Times New Roman"/>
        </w:rPr>
        <w:t xml:space="preserve"> et al. 2024) a Českého krasu (</w:t>
      </w:r>
      <w:r w:rsidRPr="000A35B9">
        <w:rPr>
          <w:rFonts w:ascii="Times New Roman" w:hAnsi="Times New Roman" w:cs="Times New Roman"/>
          <w:smallCaps/>
        </w:rPr>
        <w:t>Koštíř</w:t>
      </w:r>
      <w:r w:rsidRPr="000A35B9">
        <w:rPr>
          <w:rFonts w:ascii="Times New Roman" w:hAnsi="Times New Roman" w:cs="Times New Roman"/>
        </w:rPr>
        <w:t xml:space="preserve"> 2024). Nalezen byl i na Šumavě </w:t>
      </w:r>
      <w:commentRangeStart w:id="5"/>
      <w:r w:rsidRPr="000A35B9">
        <w:rPr>
          <w:rFonts w:ascii="Times New Roman" w:hAnsi="Times New Roman" w:cs="Times New Roman"/>
        </w:rPr>
        <w:t xml:space="preserve">v nadmořské výšce 800 m. </w:t>
      </w:r>
      <w:commentRangeEnd w:id="5"/>
      <w:r w:rsidR="00536409">
        <w:rPr>
          <w:rStyle w:val="Odkaznakoment"/>
        </w:rPr>
        <w:commentReference w:id="5"/>
      </w:r>
      <w:r w:rsidRPr="000A35B9">
        <w:rPr>
          <w:rFonts w:ascii="Times New Roman" w:hAnsi="Times New Roman" w:cs="Times New Roman"/>
        </w:rPr>
        <w:t>(</w:t>
      </w:r>
      <w:r w:rsidRPr="000A35B9">
        <w:rPr>
          <w:rFonts w:ascii="Times New Roman" w:hAnsi="Times New Roman" w:cs="Times New Roman"/>
          <w:smallCaps/>
        </w:rPr>
        <w:t>Ambrožová</w:t>
      </w:r>
      <w:r w:rsidRPr="000A35B9">
        <w:rPr>
          <w:rFonts w:ascii="Times New Roman" w:hAnsi="Times New Roman" w:cs="Times New Roman"/>
        </w:rPr>
        <w:t xml:space="preserve"> et al. 2021). Historické údaje z území západních Čech byly publikovány z Františkových Lázní, Stříbra a Horažďovic (</w:t>
      </w:r>
      <w:r w:rsidRPr="000A35B9">
        <w:rPr>
          <w:rFonts w:ascii="Times New Roman" w:hAnsi="Times New Roman" w:cs="Times New Roman"/>
          <w:smallCaps/>
        </w:rPr>
        <w:t>Juřena</w:t>
      </w:r>
      <w:r w:rsidRPr="000A35B9">
        <w:rPr>
          <w:rFonts w:ascii="Times New Roman" w:hAnsi="Times New Roman" w:cs="Times New Roman"/>
        </w:rPr>
        <w:t xml:space="preserve"> et al. 2008). </w:t>
      </w:r>
      <w:r w:rsidR="00140DE7">
        <w:rPr>
          <w:rFonts w:ascii="Times New Roman" w:hAnsi="Times New Roman" w:cs="Times New Roman"/>
        </w:rPr>
        <w:t xml:space="preserve">Expanzi </w:t>
      </w:r>
      <w:r w:rsidR="002F3D60">
        <w:rPr>
          <w:rFonts w:ascii="Times New Roman" w:hAnsi="Times New Roman" w:cs="Times New Roman"/>
        </w:rPr>
        <w:t xml:space="preserve">v </w:t>
      </w:r>
      <w:r w:rsidR="00D23C6E">
        <w:rPr>
          <w:rFonts w:ascii="Times New Roman" w:hAnsi="Times New Roman" w:cs="Times New Roman"/>
        </w:rPr>
        <w:t>Čechách dále dokládají nálezy L. Ambrožové</w:t>
      </w:r>
      <w:r w:rsidR="002F3D60">
        <w:rPr>
          <w:rFonts w:ascii="Times New Roman" w:hAnsi="Times New Roman" w:cs="Times New Roman"/>
        </w:rPr>
        <w:t>, M. Kavky, V. Křivana</w:t>
      </w:r>
      <w:r w:rsidR="00D23C6E">
        <w:rPr>
          <w:rFonts w:ascii="Times New Roman" w:hAnsi="Times New Roman" w:cs="Times New Roman"/>
        </w:rPr>
        <w:t xml:space="preserve"> </w:t>
      </w:r>
      <w:r w:rsidR="002F3D60">
        <w:rPr>
          <w:rFonts w:ascii="Times New Roman" w:hAnsi="Times New Roman" w:cs="Times New Roman"/>
        </w:rPr>
        <w:t xml:space="preserve">a K. Chobota </w:t>
      </w:r>
      <w:r w:rsidR="00D23C6E">
        <w:rPr>
          <w:rFonts w:ascii="Times New Roman" w:hAnsi="Times New Roman" w:cs="Times New Roman"/>
        </w:rPr>
        <w:t>(</w:t>
      </w:r>
      <w:r w:rsidR="00D23C6E" w:rsidRPr="002F3D60">
        <w:rPr>
          <w:rFonts w:ascii="Times New Roman" w:hAnsi="Times New Roman" w:cs="Times New Roman"/>
          <w:smallCaps/>
        </w:rPr>
        <w:t>AOPK</w:t>
      </w:r>
      <w:r w:rsidR="00D23C6E">
        <w:rPr>
          <w:rFonts w:ascii="Times New Roman" w:hAnsi="Times New Roman" w:cs="Times New Roman"/>
        </w:rPr>
        <w:t xml:space="preserve"> ČR 2025).</w:t>
      </w:r>
      <w:r w:rsidR="00140DE7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>Podobný trend šíření byl zaznamenán i v sousedním Německu (</w:t>
      </w:r>
      <w:r w:rsidRPr="000A35B9">
        <w:rPr>
          <w:rFonts w:ascii="Times New Roman" w:hAnsi="Times New Roman" w:cs="Times New Roman"/>
          <w:smallCaps/>
        </w:rPr>
        <w:t>iNaturalist</w:t>
      </w:r>
      <w:r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  <w:smallCaps/>
        </w:rPr>
        <w:t>contributors</w:t>
      </w:r>
      <w:r w:rsidRPr="000A35B9">
        <w:rPr>
          <w:rFonts w:ascii="Times New Roman" w:hAnsi="Times New Roman" w:cs="Times New Roman"/>
        </w:rPr>
        <w:t xml:space="preserve"> 2025)</w:t>
      </w:r>
      <w:r w:rsidR="00D87124">
        <w:rPr>
          <w:rFonts w:ascii="Times New Roman" w:hAnsi="Times New Roman" w:cs="Times New Roman"/>
        </w:rPr>
        <w:t xml:space="preserve"> a v Belgii (</w:t>
      </w:r>
      <w:r w:rsidR="00D87124" w:rsidRPr="00D87124">
        <w:rPr>
          <w:rFonts w:ascii="Times New Roman" w:hAnsi="Times New Roman" w:cs="Times New Roman"/>
          <w:smallCaps/>
        </w:rPr>
        <w:t xml:space="preserve">Miessen </w:t>
      </w:r>
      <w:r w:rsidR="00BE1483" w:rsidRPr="000A35B9">
        <w:rPr>
          <w:rFonts w:ascii="Times New Roman" w:hAnsi="Times New Roman" w:cs="Times New Roman"/>
          <w:smallCaps/>
        </w:rPr>
        <w:t>&amp;</w:t>
      </w:r>
      <w:r w:rsidR="00D87124" w:rsidRPr="00D87124">
        <w:rPr>
          <w:rFonts w:ascii="Times New Roman" w:hAnsi="Times New Roman" w:cs="Times New Roman"/>
          <w:smallCaps/>
        </w:rPr>
        <w:t xml:space="preserve"> Thieren</w:t>
      </w:r>
      <w:r w:rsidR="00D87124">
        <w:rPr>
          <w:rFonts w:ascii="Times New Roman" w:hAnsi="Times New Roman" w:cs="Times New Roman"/>
        </w:rPr>
        <w:t xml:space="preserve"> 1998)</w:t>
      </w:r>
      <w:r w:rsidRPr="000A35B9">
        <w:rPr>
          <w:rFonts w:ascii="Times New Roman" w:hAnsi="Times New Roman" w:cs="Times New Roman"/>
        </w:rPr>
        <w:t xml:space="preserve">. </w:t>
      </w:r>
      <w:r w:rsidR="004330D9">
        <w:rPr>
          <w:rFonts w:ascii="Times New Roman" w:hAnsi="Times New Roman" w:cs="Times New Roman"/>
        </w:rPr>
        <w:br/>
      </w:r>
      <w:r w:rsidR="004330D9">
        <w:rPr>
          <w:rFonts w:ascii="Times New Roman" w:hAnsi="Times New Roman" w:cs="Times New Roman"/>
        </w:rPr>
        <w:br/>
        <w:t>NÁLEZOVÁ DATA</w:t>
      </w:r>
      <w:r w:rsidR="004330D9">
        <w:rPr>
          <w:rFonts w:ascii="Times New Roman" w:hAnsi="Times New Roman" w:cs="Times New Roman"/>
        </w:rPr>
        <w:br/>
      </w:r>
      <w:r w:rsidR="004330D9">
        <w:rPr>
          <w:rFonts w:ascii="Times New Roman" w:hAnsi="Times New Roman" w:cs="Times New Roman"/>
        </w:rPr>
        <w:br/>
      </w:r>
      <w:r w:rsidR="004330D9" w:rsidRPr="00B314AC">
        <w:rPr>
          <w:rFonts w:ascii="Times New Roman" w:hAnsi="Times New Roman" w:cs="Times New Roman"/>
          <w:bCs/>
          <w:i/>
          <w:iCs/>
        </w:rPr>
        <w:t>Euoniticellus fulvus</w:t>
      </w:r>
      <w:r w:rsidR="004330D9" w:rsidRPr="000A35B9">
        <w:rPr>
          <w:rFonts w:ascii="Times New Roman" w:hAnsi="Times New Roman" w:cs="Times New Roman"/>
        </w:rPr>
        <w:t xml:space="preserve"> </w:t>
      </w:r>
      <w:r w:rsidR="00536409">
        <w:rPr>
          <w:rFonts w:ascii="Times New Roman" w:hAnsi="Times New Roman" w:cs="Times New Roman"/>
        </w:rPr>
        <w:t>(</w:t>
      </w:r>
      <w:r w:rsidR="004330D9" w:rsidRPr="000A35B9">
        <w:rPr>
          <w:rFonts w:ascii="Times New Roman" w:hAnsi="Times New Roman" w:cs="Times New Roman"/>
        </w:rPr>
        <w:t>Goeze, 1777</w:t>
      </w:r>
      <w:r w:rsidR="00536409">
        <w:rPr>
          <w:rFonts w:ascii="Times New Roman" w:hAnsi="Times New Roman" w:cs="Times New Roman"/>
        </w:rPr>
        <w:t>)</w:t>
      </w:r>
      <w:r w:rsidR="00243CC9">
        <w:rPr>
          <w:rFonts w:ascii="Times New Roman" w:hAnsi="Times New Roman" w:cs="Times New Roman"/>
        </w:rPr>
        <w:br/>
      </w:r>
      <w:r w:rsidR="004330D9" w:rsidRPr="000A35B9">
        <w:rPr>
          <w:rFonts w:ascii="Times New Roman" w:hAnsi="Times New Roman" w:cs="Times New Roman"/>
        </w:rPr>
        <w:t>Bohemia occ., Horšov, 5 km j</w:t>
      </w:r>
      <w:r w:rsidR="00243CC9">
        <w:rPr>
          <w:rFonts w:ascii="Times New Roman" w:hAnsi="Times New Roman" w:cs="Times New Roman"/>
        </w:rPr>
        <w:t>.</w:t>
      </w:r>
      <w:r w:rsidR="004330D9" w:rsidRPr="000A35B9">
        <w:rPr>
          <w:rFonts w:ascii="Times New Roman" w:hAnsi="Times New Roman" w:cs="Times New Roman"/>
        </w:rPr>
        <w:t xml:space="preserve"> (6443c),</w:t>
      </w:r>
      <w:r w:rsidR="001B0786">
        <w:rPr>
          <w:rFonts w:ascii="Times New Roman" w:hAnsi="Times New Roman" w:cs="Times New Roman"/>
        </w:rPr>
        <w:t xml:space="preserve"> </w:t>
      </w:r>
      <w:r w:rsidR="001B0786" w:rsidRPr="000A35B9">
        <w:rPr>
          <w:rFonts w:ascii="Times New Roman" w:hAnsi="Times New Roman" w:cs="Times New Roman"/>
        </w:rPr>
        <w:t>Horšovská obora,</w:t>
      </w:r>
      <w:r w:rsidR="004330D9" w:rsidRPr="000A35B9">
        <w:rPr>
          <w:rFonts w:ascii="Times New Roman" w:hAnsi="Times New Roman" w:cs="Times New Roman"/>
        </w:rPr>
        <w:t xml:space="preserve"> </w:t>
      </w:r>
      <w:commentRangeStart w:id="6"/>
      <w:r w:rsidR="004330D9" w:rsidRPr="000A35B9">
        <w:rPr>
          <w:rFonts w:ascii="Times New Roman" w:hAnsi="Times New Roman" w:cs="Times New Roman"/>
        </w:rPr>
        <w:t>49°32</w:t>
      </w:r>
      <w:r w:rsidR="00661DF3">
        <w:t>′</w:t>
      </w:r>
      <w:r w:rsidR="004330D9" w:rsidRPr="000A35B9">
        <w:rPr>
          <w:rFonts w:ascii="Times New Roman" w:hAnsi="Times New Roman" w:cs="Times New Roman"/>
        </w:rPr>
        <w:t>33</w:t>
      </w:r>
      <w:r w:rsidR="00661DF3">
        <w:t>′′</w:t>
      </w:r>
      <w:r w:rsidR="004330D9" w:rsidRPr="000A35B9">
        <w:rPr>
          <w:rFonts w:ascii="Times New Roman" w:hAnsi="Times New Roman" w:cs="Times New Roman"/>
        </w:rPr>
        <w:t>N, 12°54</w:t>
      </w:r>
      <w:r w:rsidR="00661DF3">
        <w:t>′</w:t>
      </w:r>
      <w:r w:rsidR="004330D9" w:rsidRPr="000A35B9">
        <w:rPr>
          <w:rFonts w:ascii="Times New Roman" w:hAnsi="Times New Roman" w:cs="Times New Roman"/>
        </w:rPr>
        <w:t>38</w:t>
      </w:r>
      <w:r w:rsidR="00661DF3">
        <w:t>′′</w:t>
      </w:r>
      <w:r w:rsidR="004330D9" w:rsidRPr="000A35B9">
        <w:rPr>
          <w:rFonts w:ascii="Times New Roman" w:hAnsi="Times New Roman" w:cs="Times New Roman"/>
        </w:rPr>
        <w:t>E</w:t>
      </w:r>
      <w:commentRangeEnd w:id="6"/>
      <w:r w:rsidR="00243CC9">
        <w:rPr>
          <w:rStyle w:val="Odkaznakoment"/>
        </w:rPr>
        <w:commentReference w:id="6"/>
      </w:r>
      <w:r w:rsidR="004330D9" w:rsidRPr="000A35B9">
        <w:rPr>
          <w:rFonts w:ascii="Times New Roman" w:hAnsi="Times New Roman" w:cs="Times New Roman"/>
        </w:rPr>
        <w:t>, koňský trus na cestě, 380 m n.</w:t>
      </w:r>
      <w:r w:rsidR="001B0786">
        <w:rPr>
          <w:rFonts w:ascii="Times New Roman" w:hAnsi="Times New Roman" w:cs="Times New Roman"/>
        </w:rPr>
        <w:t xml:space="preserve"> </w:t>
      </w:r>
      <w:proofErr w:type="gramStart"/>
      <w:r w:rsidR="004330D9" w:rsidRPr="000A35B9">
        <w:rPr>
          <w:rFonts w:ascii="Times New Roman" w:hAnsi="Times New Roman" w:cs="Times New Roman"/>
        </w:rPr>
        <w:t>m., 8.VII</w:t>
      </w:r>
      <w:proofErr w:type="gramEnd"/>
      <w:r w:rsidR="004330D9" w:rsidRPr="000A35B9">
        <w:rPr>
          <w:rFonts w:ascii="Times New Roman" w:hAnsi="Times New Roman" w:cs="Times New Roman"/>
        </w:rPr>
        <w:t xml:space="preserve">.2025, 1 ex., J. Gaigr </w:t>
      </w:r>
      <w:r w:rsidR="001B0786">
        <w:rPr>
          <w:rFonts w:ascii="Times New Roman" w:hAnsi="Times New Roman" w:cs="Times New Roman"/>
        </w:rPr>
        <w:t>lgt</w:t>
      </w:r>
      <w:r w:rsidR="004330D9" w:rsidRPr="000A35B9">
        <w:rPr>
          <w:rFonts w:ascii="Times New Roman" w:hAnsi="Times New Roman" w:cs="Times New Roman"/>
        </w:rPr>
        <w:t xml:space="preserve">., det. et coll. </w:t>
      </w:r>
      <w:r w:rsidR="00536409">
        <w:rPr>
          <w:rFonts w:ascii="Times New Roman" w:hAnsi="Times New Roman" w:cs="Times New Roman"/>
        </w:rPr>
        <w:br/>
      </w:r>
      <w:r w:rsidR="004330D9" w:rsidRPr="000A35B9">
        <w:rPr>
          <w:rFonts w:ascii="Times New Roman" w:hAnsi="Times New Roman" w:cs="Times New Roman"/>
        </w:rPr>
        <w:t>Lokalita se nachází asi dva kilometry severozápadně od Horšovského Týna a jde o bývalou oboru o rozloze asi 400 hektarů</w:t>
      </w:r>
      <w:r w:rsidR="00060CC7">
        <w:rPr>
          <w:rFonts w:ascii="Times New Roman" w:hAnsi="Times New Roman" w:cs="Times New Roman"/>
        </w:rPr>
        <w:t>,</w:t>
      </w:r>
      <w:r w:rsidR="004330D9" w:rsidRPr="000A35B9">
        <w:rPr>
          <w:rFonts w:ascii="Times New Roman" w:hAnsi="Times New Roman" w:cs="Times New Roman"/>
        </w:rPr>
        <w:t xml:space="preserve"> pokrytou mozaikou trvalých lesních porostů, zeměděl</w:t>
      </w:r>
      <w:r w:rsidR="002F5C63">
        <w:rPr>
          <w:rFonts w:ascii="Times New Roman" w:hAnsi="Times New Roman" w:cs="Times New Roman"/>
        </w:rPr>
        <w:t>ské půdy, rybníků a lesů (Obr. 3</w:t>
      </w:r>
      <w:r w:rsidR="004330D9" w:rsidRPr="000A35B9">
        <w:rPr>
          <w:rFonts w:ascii="Times New Roman" w:hAnsi="Times New Roman" w:cs="Times New Roman"/>
        </w:rPr>
        <w:t>). Druh byl nalezen v koňském trusu, společně s</w:t>
      </w:r>
      <w:r w:rsidR="00BD4DD6">
        <w:rPr>
          <w:rFonts w:ascii="Times New Roman" w:hAnsi="Times New Roman" w:cs="Times New Roman"/>
        </w:rPr>
        <w:t xml:space="preserve"> dospělci</w:t>
      </w:r>
      <w:r w:rsidR="004330D9" w:rsidRPr="000A35B9">
        <w:rPr>
          <w:rFonts w:ascii="Times New Roman" w:hAnsi="Times New Roman" w:cs="Times New Roman"/>
        </w:rPr>
        <w:t xml:space="preserve"> </w:t>
      </w:r>
      <w:r w:rsidR="004330D9" w:rsidRPr="000A35B9">
        <w:rPr>
          <w:rFonts w:ascii="Times New Roman" w:hAnsi="Times New Roman" w:cs="Times New Roman"/>
          <w:i/>
          <w:iCs/>
        </w:rPr>
        <w:t xml:space="preserve">Aphodius </w:t>
      </w:r>
      <w:r w:rsidR="004330D9" w:rsidRPr="00B314AC">
        <w:rPr>
          <w:rFonts w:ascii="Times New Roman" w:hAnsi="Times New Roman" w:cs="Times New Roman"/>
          <w:iCs/>
        </w:rPr>
        <w:t>(</w:t>
      </w:r>
      <w:r w:rsidR="004330D9" w:rsidRPr="000A35B9">
        <w:rPr>
          <w:rFonts w:ascii="Times New Roman" w:hAnsi="Times New Roman" w:cs="Times New Roman"/>
          <w:i/>
          <w:iCs/>
        </w:rPr>
        <w:t>Colobopterus</w:t>
      </w:r>
      <w:r w:rsidR="004330D9" w:rsidRPr="00B314AC">
        <w:rPr>
          <w:rFonts w:ascii="Times New Roman" w:hAnsi="Times New Roman" w:cs="Times New Roman"/>
          <w:iCs/>
        </w:rPr>
        <w:t>)</w:t>
      </w:r>
      <w:r w:rsidR="004330D9" w:rsidRPr="000A35B9">
        <w:rPr>
          <w:rFonts w:ascii="Times New Roman" w:hAnsi="Times New Roman" w:cs="Times New Roman"/>
          <w:i/>
          <w:iCs/>
        </w:rPr>
        <w:t xml:space="preserve"> erraticus</w:t>
      </w:r>
      <w:r w:rsidR="004330D9" w:rsidRPr="000A35B9">
        <w:rPr>
          <w:rFonts w:ascii="Times New Roman" w:hAnsi="Times New Roman" w:cs="Times New Roman"/>
        </w:rPr>
        <w:t xml:space="preserve"> (Linnaeus, 1758), </w:t>
      </w:r>
      <w:r w:rsidR="004330D9" w:rsidRPr="000A35B9">
        <w:rPr>
          <w:rFonts w:ascii="Times New Roman" w:hAnsi="Times New Roman" w:cs="Times New Roman"/>
          <w:i/>
          <w:iCs/>
        </w:rPr>
        <w:t>A</w:t>
      </w:r>
      <w:r w:rsidR="00BD4DD6">
        <w:rPr>
          <w:rFonts w:ascii="Times New Roman" w:hAnsi="Times New Roman" w:cs="Times New Roman"/>
          <w:i/>
          <w:iCs/>
        </w:rPr>
        <w:t>.</w:t>
      </w:r>
      <w:r w:rsidR="004330D9" w:rsidRPr="000A35B9">
        <w:rPr>
          <w:rFonts w:ascii="Times New Roman" w:hAnsi="Times New Roman" w:cs="Times New Roman"/>
          <w:i/>
          <w:iCs/>
        </w:rPr>
        <w:t xml:space="preserve"> </w:t>
      </w:r>
      <w:r w:rsidR="004330D9" w:rsidRPr="00B314AC">
        <w:rPr>
          <w:rFonts w:ascii="Times New Roman" w:hAnsi="Times New Roman" w:cs="Times New Roman"/>
          <w:iCs/>
        </w:rPr>
        <w:t>(</w:t>
      </w:r>
      <w:r w:rsidR="004330D9" w:rsidRPr="000A35B9">
        <w:rPr>
          <w:rFonts w:ascii="Times New Roman" w:hAnsi="Times New Roman" w:cs="Times New Roman"/>
          <w:i/>
          <w:iCs/>
        </w:rPr>
        <w:t>Eupleurus</w:t>
      </w:r>
      <w:r w:rsidR="004330D9" w:rsidRPr="00B314AC">
        <w:rPr>
          <w:rFonts w:ascii="Times New Roman" w:hAnsi="Times New Roman" w:cs="Times New Roman"/>
          <w:iCs/>
        </w:rPr>
        <w:t>)</w:t>
      </w:r>
      <w:r w:rsidR="004330D9" w:rsidRPr="000A35B9">
        <w:rPr>
          <w:rFonts w:ascii="Times New Roman" w:hAnsi="Times New Roman" w:cs="Times New Roman"/>
          <w:i/>
          <w:iCs/>
        </w:rPr>
        <w:t xml:space="preserve"> subterraneus</w:t>
      </w:r>
      <w:r w:rsidR="004330D9">
        <w:rPr>
          <w:rFonts w:ascii="Times New Roman" w:hAnsi="Times New Roman" w:cs="Times New Roman"/>
        </w:rPr>
        <w:t xml:space="preserve"> (Linnaeus, 1758),</w:t>
      </w:r>
      <w:r w:rsidR="004330D9" w:rsidRPr="00C32BEC">
        <w:rPr>
          <w:rFonts w:ascii="Times New Roman" w:hAnsi="Times New Roman" w:cs="Times New Roman"/>
        </w:rPr>
        <w:t xml:space="preserve"> </w:t>
      </w:r>
      <w:r w:rsidR="004330D9">
        <w:rPr>
          <w:rFonts w:ascii="Times New Roman" w:hAnsi="Times New Roman" w:cs="Times New Roman"/>
          <w:i/>
          <w:iCs/>
        </w:rPr>
        <w:t>A</w:t>
      </w:r>
      <w:r w:rsidR="00BD4DD6">
        <w:rPr>
          <w:rFonts w:ascii="Times New Roman" w:hAnsi="Times New Roman" w:cs="Times New Roman"/>
          <w:i/>
          <w:iCs/>
        </w:rPr>
        <w:t>.</w:t>
      </w:r>
      <w:r w:rsidR="004330D9" w:rsidRPr="00C32BEC">
        <w:rPr>
          <w:rFonts w:ascii="Times New Roman" w:hAnsi="Times New Roman" w:cs="Times New Roman"/>
        </w:rPr>
        <w:t xml:space="preserve"> </w:t>
      </w:r>
      <w:r w:rsidR="004330D9" w:rsidRPr="00C32BEC">
        <w:rPr>
          <w:rFonts w:ascii="Times New Roman" w:hAnsi="Times New Roman" w:cs="Times New Roman"/>
          <w:i/>
        </w:rPr>
        <w:t>pedellus</w:t>
      </w:r>
      <w:r w:rsidR="004330D9">
        <w:rPr>
          <w:rFonts w:ascii="Times New Roman" w:hAnsi="Times New Roman" w:cs="Times New Roman"/>
          <w:i/>
        </w:rPr>
        <w:t xml:space="preserve"> </w:t>
      </w:r>
      <w:r w:rsidR="004330D9" w:rsidRPr="00054AF7">
        <w:rPr>
          <w:rFonts w:ascii="Times New Roman" w:hAnsi="Times New Roman" w:cs="Times New Roman"/>
        </w:rPr>
        <w:t>(DeGeer, 1774)</w:t>
      </w:r>
      <w:r w:rsidR="004330D9" w:rsidRPr="00C32BEC">
        <w:rPr>
          <w:rFonts w:ascii="Times New Roman" w:hAnsi="Times New Roman" w:cs="Times New Roman"/>
        </w:rPr>
        <w:t xml:space="preserve">, </w:t>
      </w:r>
      <w:r w:rsidR="004330D9">
        <w:rPr>
          <w:rFonts w:ascii="Times New Roman" w:hAnsi="Times New Roman" w:cs="Times New Roman"/>
          <w:i/>
          <w:iCs/>
        </w:rPr>
        <w:t>A</w:t>
      </w:r>
      <w:r w:rsidR="00BD4DD6">
        <w:rPr>
          <w:rFonts w:ascii="Times New Roman" w:hAnsi="Times New Roman" w:cs="Times New Roman"/>
          <w:i/>
          <w:iCs/>
        </w:rPr>
        <w:t>.</w:t>
      </w:r>
      <w:r w:rsidR="004330D9" w:rsidRPr="00C32BEC">
        <w:rPr>
          <w:rFonts w:ascii="Times New Roman" w:hAnsi="Times New Roman" w:cs="Times New Roman"/>
        </w:rPr>
        <w:t xml:space="preserve"> </w:t>
      </w:r>
      <w:r w:rsidR="004330D9" w:rsidRPr="00B314AC">
        <w:rPr>
          <w:rFonts w:ascii="Times New Roman" w:hAnsi="Times New Roman" w:cs="Times New Roman"/>
        </w:rPr>
        <w:t>(</w:t>
      </w:r>
      <w:r w:rsidR="004330D9" w:rsidRPr="00054AF7">
        <w:rPr>
          <w:rFonts w:ascii="Times New Roman" w:hAnsi="Times New Roman" w:cs="Times New Roman"/>
          <w:i/>
        </w:rPr>
        <w:t>Volinus</w:t>
      </w:r>
      <w:r w:rsidR="004330D9" w:rsidRPr="00B314AC">
        <w:rPr>
          <w:rFonts w:ascii="Times New Roman" w:hAnsi="Times New Roman" w:cs="Times New Roman"/>
        </w:rPr>
        <w:t>)</w:t>
      </w:r>
      <w:r w:rsidR="004330D9" w:rsidRPr="003D364B">
        <w:rPr>
          <w:rFonts w:ascii="Times New Roman" w:hAnsi="Times New Roman" w:cs="Times New Roman"/>
        </w:rPr>
        <w:t xml:space="preserve"> </w:t>
      </w:r>
      <w:r w:rsidR="004330D9" w:rsidRPr="00C32BEC">
        <w:rPr>
          <w:rFonts w:ascii="Times New Roman" w:hAnsi="Times New Roman" w:cs="Times New Roman"/>
          <w:i/>
        </w:rPr>
        <w:t>sticticus</w:t>
      </w:r>
      <w:r w:rsidR="004330D9">
        <w:rPr>
          <w:rFonts w:ascii="Times New Roman" w:hAnsi="Times New Roman" w:cs="Times New Roman"/>
          <w:i/>
        </w:rPr>
        <w:t xml:space="preserve"> </w:t>
      </w:r>
      <w:r w:rsidR="004330D9" w:rsidRPr="00054AF7">
        <w:rPr>
          <w:rFonts w:ascii="Times New Roman" w:hAnsi="Times New Roman" w:cs="Times New Roman"/>
        </w:rPr>
        <w:t>(Panzer, 1798),</w:t>
      </w:r>
      <w:r w:rsidR="004330D9">
        <w:rPr>
          <w:rFonts w:ascii="Times New Roman" w:hAnsi="Times New Roman" w:cs="Times New Roman"/>
          <w:i/>
        </w:rPr>
        <w:t xml:space="preserve"> </w:t>
      </w:r>
      <w:r w:rsidR="004330D9" w:rsidRPr="000A35B9">
        <w:rPr>
          <w:rFonts w:ascii="Times New Roman" w:hAnsi="Times New Roman" w:cs="Times New Roman"/>
          <w:i/>
          <w:iCs/>
        </w:rPr>
        <w:t>Onthophagus</w:t>
      </w:r>
      <w:r w:rsidR="004330D9">
        <w:rPr>
          <w:rFonts w:ascii="Times New Roman" w:hAnsi="Times New Roman" w:cs="Times New Roman"/>
          <w:i/>
          <w:iCs/>
        </w:rPr>
        <w:t xml:space="preserve"> </w:t>
      </w:r>
      <w:r w:rsidR="004330D9" w:rsidRPr="00B314AC">
        <w:rPr>
          <w:rFonts w:ascii="Times New Roman" w:hAnsi="Times New Roman" w:cs="Times New Roman"/>
          <w:iCs/>
        </w:rPr>
        <w:t>(</w:t>
      </w:r>
      <w:r w:rsidR="004330D9" w:rsidRPr="009253E4">
        <w:rPr>
          <w:rFonts w:ascii="Times New Roman" w:hAnsi="Times New Roman" w:cs="Times New Roman"/>
          <w:i/>
          <w:iCs/>
        </w:rPr>
        <w:t>Palaeonthophagus</w:t>
      </w:r>
      <w:r w:rsidR="004330D9" w:rsidRPr="00B314AC">
        <w:rPr>
          <w:rFonts w:ascii="Times New Roman" w:hAnsi="Times New Roman" w:cs="Times New Roman"/>
          <w:iCs/>
        </w:rPr>
        <w:t>)</w:t>
      </w:r>
      <w:r w:rsidR="004330D9">
        <w:rPr>
          <w:rFonts w:ascii="Times New Roman" w:hAnsi="Times New Roman" w:cs="Times New Roman"/>
          <w:i/>
          <w:iCs/>
        </w:rPr>
        <w:t xml:space="preserve"> </w:t>
      </w:r>
      <w:r w:rsidR="004330D9" w:rsidRPr="00C32BEC">
        <w:rPr>
          <w:rFonts w:ascii="Times New Roman" w:hAnsi="Times New Roman" w:cs="Times New Roman"/>
          <w:i/>
        </w:rPr>
        <w:t>ovatus</w:t>
      </w:r>
      <w:r w:rsidR="004330D9">
        <w:rPr>
          <w:rFonts w:ascii="Times New Roman" w:hAnsi="Times New Roman" w:cs="Times New Roman"/>
          <w:i/>
        </w:rPr>
        <w:t xml:space="preserve"> </w:t>
      </w:r>
      <w:r w:rsidR="004330D9" w:rsidRPr="00054AF7">
        <w:rPr>
          <w:rFonts w:ascii="Times New Roman" w:hAnsi="Times New Roman" w:cs="Times New Roman"/>
        </w:rPr>
        <w:t>(Linnaeus, 1767)</w:t>
      </w:r>
      <w:r w:rsidR="004330D9" w:rsidRPr="00C32BEC">
        <w:rPr>
          <w:rFonts w:ascii="Times New Roman" w:hAnsi="Times New Roman" w:cs="Times New Roman"/>
        </w:rPr>
        <w:t xml:space="preserve">, </w:t>
      </w:r>
      <w:r w:rsidR="004330D9" w:rsidRPr="000A35B9">
        <w:rPr>
          <w:rFonts w:ascii="Times New Roman" w:hAnsi="Times New Roman" w:cs="Times New Roman"/>
          <w:i/>
          <w:iCs/>
        </w:rPr>
        <w:t>O</w:t>
      </w:r>
      <w:r w:rsidR="00BD4DD6">
        <w:rPr>
          <w:rFonts w:ascii="Times New Roman" w:hAnsi="Times New Roman" w:cs="Times New Roman"/>
          <w:i/>
          <w:iCs/>
        </w:rPr>
        <w:t>.</w:t>
      </w:r>
      <w:r w:rsidR="004330D9">
        <w:rPr>
          <w:rFonts w:ascii="Times New Roman" w:hAnsi="Times New Roman" w:cs="Times New Roman"/>
          <w:i/>
          <w:iCs/>
        </w:rPr>
        <w:t xml:space="preserve"> </w:t>
      </w:r>
      <w:r w:rsidR="004330D9" w:rsidRPr="00B314AC">
        <w:rPr>
          <w:rFonts w:ascii="Times New Roman" w:hAnsi="Times New Roman" w:cs="Times New Roman"/>
          <w:iCs/>
        </w:rPr>
        <w:t>(</w:t>
      </w:r>
      <w:r w:rsidR="004330D9" w:rsidRPr="009253E4">
        <w:rPr>
          <w:rFonts w:ascii="Times New Roman" w:hAnsi="Times New Roman" w:cs="Times New Roman"/>
          <w:i/>
          <w:iCs/>
        </w:rPr>
        <w:t>P</w:t>
      </w:r>
      <w:r w:rsidR="00BD4DD6">
        <w:rPr>
          <w:rFonts w:ascii="Times New Roman" w:hAnsi="Times New Roman" w:cs="Times New Roman"/>
          <w:i/>
          <w:iCs/>
        </w:rPr>
        <w:t>.</w:t>
      </w:r>
      <w:r w:rsidR="004330D9" w:rsidRPr="00B314AC">
        <w:rPr>
          <w:rFonts w:ascii="Times New Roman" w:hAnsi="Times New Roman" w:cs="Times New Roman"/>
          <w:iCs/>
        </w:rPr>
        <w:t>)</w:t>
      </w:r>
      <w:r w:rsidR="004330D9">
        <w:rPr>
          <w:rFonts w:ascii="Times New Roman" w:hAnsi="Times New Roman" w:cs="Times New Roman"/>
          <w:i/>
          <w:iCs/>
        </w:rPr>
        <w:t xml:space="preserve"> </w:t>
      </w:r>
      <w:r w:rsidR="004330D9" w:rsidRPr="00C32BEC">
        <w:rPr>
          <w:rFonts w:ascii="Times New Roman" w:hAnsi="Times New Roman" w:cs="Times New Roman"/>
          <w:i/>
        </w:rPr>
        <w:t>similis</w:t>
      </w:r>
      <w:r w:rsidR="004330D9">
        <w:rPr>
          <w:rFonts w:ascii="Times New Roman" w:hAnsi="Times New Roman" w:cs="Times New Roman"/>
        </w:rPr>
        <w:t xml:space="preserve"> </w:t>
      </w:r>
      <w:r w:rsidR="004330D9" w:rsidRPr="00054AF7">
        <w:rPr>
          <w:rFonts w:ascii="Times New Roman" w:hAnsi="Times New Roman" w:cs="Times New Roman"/>
        </w:rPr>
        <w:t>(L.</w:t>
      </w:r>
      <w:r w:rsidR="00BD4DD6">
        <w:rPr>
          <w:rFonts w:ascii="Times New Roman" w:hAnsi="Times New Roman" w:cs="Times New Roman"/>
        </w:rPr>
        <w:t xml:space="preserve"> </w:t>
      </w:r>
      <w:r w:rsidR="004330D9" w:rsidRPr="00054AF7">
        <w:rPr>
          <w:rFonts w:ascii="Times New Roman" w:hAnsi="Times New Roman" w:cs="Times New Roman"/>
        </w:rPr>
        <w:t>G. Scriba, 1790)</w:t>
      </w:r>
      <w:r w:rsidR="004330D9">
        <w:rPr>
          <w:rFonts w:ascii="Times New Roman" w:hAnsi="Times New Roman" w:cs="Times New Roman"/>
        </w:rPr>
        <w:t xml:space="preserve"> a </w:t>
      </w:r>
      <w:r w:rsidR="004330D9" w:rsidRPr="000A35B9">
        <w:rPr>
          <w:rFonts w:ascii="Times New Roman" w:hAnsi="Times New Roman" w:cs="Times New Roman"/>
          <w:i/>
          <w:iCs/>
        </w:rPr>
        <w:t>O</w:t>
      </w:r>
      <w:r w:rsidR="003D364B">
        <w:rPr>
          <w:rFonts w:ascii="Times New Roman" w:hAnsi="Times New Roman" w:cs="Times New Roman"/>
          <w:i/>
          <w:iCs/>
        </w:rPr>
        <w:t>.</w:t>
      </w:r>
      <w:r w:rsidR="004330D9">
        <w:rPr>
          <w:rFonts w:ascii="Times New Roman" w:hAnsi="Times New Roman" w:cs="Times New Roman"/>
          <w:i/>
          <w:iCs/>
        </w:rPr>
        <w:t xml:space="preserve"> </w:t>
      </w:r>
      <w:r w:rsidR="004330D9" w:rsidRPr="00B314AC">
        <w:rPr>
          <w:rFonts w:ascii="Times New Roman" w:hAnsi="Times New Roman" w:cs="Times New Roman"/>
          <w:iCs/>
        </w:rPr>
        <w:t>(</w:t>
      </w:r>
      <w:r w:rsidR="004330D9" w:rsidRPr="009253E4">
        <w:rPr>
          <w:rFonts w:ascii="Times New Roman" w:hAnsi="Times New Roman" w:cs="Times New Roman"/>
          <w:i/>
          <w:iCs/>
        </w:rPr>
        <w:t>P</w:t>
      </w:r>
      <w:r w:rsidR="003D364B">
        <w:rPr>
          <w:rFonts w:ascii="Times New Roman" w:hAnsi="Times New Roman" w:cs="Times New Roman"/>
          <w:i/>
          <w:iCs/>
        </w:rPr>
        <w:t>.</w:t>
      </w:r>
      <w:r w:rsidR="004330D9" w:rsidRPr="00B314AC">
        <w:rPr>
          <w:rFonts w:ascii="Times New Roman" w:hAnsi="Times New Roman" w:cs="Times New Roman"/>
          <w:iCs/>
        </w:rPr>
        <w:t>)</w:t>
      </w:r>
      <w:r w:rsidR="004330D9" w:rsidRPr="000A35B9">
        <w:rPr>
          <w:rFonts w:ascii="Times New Roman" w:hAnsi="Times New Roman" w:cs="Times New Roman"/>
          <w:i/>
          <w:iCs/>
        </w:rPr>
        <w:t xml:space="preserve"> coenobita</w:t>
      </w:r>
      <w:r w:rsidR="004330D9" w:rsidRPr="00274ED8">
        <w:rPr>
          <w:rFonts w:ascii="Times New Roman" w:hAnsi="Times New Roman" w:cs="Times New Roman"/>
          <w:iCs/>
        </w:rPr>
        <w:t xml:space="preserve"> (Herbst, 1783)</w:t>
      </w:r>
      <w:r w:rsidR="004330D9" w:rsidRPr="00274ED8">
        <w:rPr>
          <w:rFonts w:ascii="Times New Roman" w:hAnsi="Times New Roman" w:cs="Times New Roman"/>
        </w:rPr>
        <w:t xml:space="preserve"> </w:t>
      </w:r>
      <w:r w:rsidR="004330D9" w:rsidRPr="000A35B9">
        <w:rPr>
          <w:rFonts w:ascii="Times New Roman" w:hAnsi="Times New Roman" w:cs="Times New Roman"/>
        </w:rPr>
        <w:t xml:space="preserve">při náhodném sběru na cestě v lipové aleji. Okolí šotolinové cesty na lokalitě tvoří trvalý travní porost a zemědělská půda. Nejbližší aktivně využívaná koňská pastvina se nachází přibližně 500 </w:t>
      </w:r>
      <w:r w:rsidR="004330D9" w:rsidRPr="000A35B9">
        <w:rPr>
          <w:rFonts w:ascii="Times New Roman" w:hAnsi="Times New Roman" w:cs="Times New Roman"/>
        </w:rPr>
        <w:lastRenderedPageBreak/>
        <w:t>m od místa nálezu.</w:t>
      </w:r>
      <w:r w:rsidR="004330D9">
        <w:rPr>
          <w:rFonts w:ascii="Times New Roman" w:hAnsi="Times New Roman" w:cs="Times New Roman"/>
        </w:rPr>
        <w:br/>
      </w:r>
      <w:r w:rsidR="004330D9">
        <w:rPr>
          <w:rFonts w:ascii="Times New Roman" w:hAnsi="Times New Roman" w:cs="Times New Roman"/>
        </w:rPr>
        <w:br/>
        <w:t>DISKUSE A ZÁVĚR</w:t>
      </w:r>
    </w:p>
    <w:p w14:paraId="05CF3163" w14:textId="3F590E32" w:rsidR="00E52C42" w:rsidRPr="000A35B9" w:rsidRDefault="00140DE7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 xml:space="preserve">Z území Plzeňského a Karlovarského kraje nebyl výskyt druhu </w:t>
      </w:r>
      <w:r w:rsidR="00E709C2" w:rsidRPr="00A05F8F">
        <w:rPr>
          <w:rFonts w:ascii="Times New Roman" w:hAnsi="Times New Roman" w:cs="Times New Roman"/>
          <w:bCs/>
          <w:i/>
          <w:iCs/>
        </w:rPr>
        <w:t>E</w:t>
      </w:r>
      <w:r w:rsidR="00E709C2">
        <w:rPr>
          <w:rFonts w:ascii="Times New Roman" w:hAnsi="Times New Roman" w:cs="Times New Roman"/>
          <w:bCs/>
          <w:i/>
          <w:iCs/>
        </w:rPr>
        <w:t>.</w:t>
      </w:r>
      <w:r w:rsidR="00E709C2" w:rsidRPr="00A05F8F">
        <w:rPr>
          <w:rFonts w:ascii="Times New Roman" w:hAnsi="Times New Roman" w:cs="Times New Roman"/>
          <w:bCs/>
          <w:i/>
          <w:iCs/>
        </w:rPr>
        <w:t xml:space="preserve"> </w:t>
      </w:r>
      <w:proofErr w:type="gramStart"/>
      <w:r w:rsidR="00E709C2" w:rsidRPr="00A05F8F">
        <w:rPr>
          <w:rFonts w:ascii="Times New Roman" w:hAnsi="Times New Roman" w:cs="Times New Roman"/>
          <w:bCs/>
          <w:i/>
          <w:iCs/>
        </w:rPr>
        <w:t>fulvus</w:t>
      </w:r>
      <w:proofErr w:type="gramEnd"/>
      <w:r w:rsidR="00E709C2"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>v posledních desetiletích publikován (</w:t>
      </w:r>
      <w:r w:rsidRPr="00B47893">
        <w:rPr>
          <w:rFonts w:ascii="Times New Roman" w:hAnsi="Times New Roman" w:cs="Times New Roman"/>
          <w:smallCaps/>
        </w:rPr>
        <w:t>Týr</w:t>
      </w:r>
      <w:r w:rsidRPr="000A35B9">
        <w:rPr>
          <w:rFonts w:ascii="Times New Roman" w:hAnsi="Times New Roman" w:cs="Times New Roman"/>
        </w:rPr>
        <w:t xml:space="preserve"> 2021). </w:t>
      </w:r>
      <w:r w:rsidR="00372400" w:rsidRPr="000A35B9">
        <w:rPr>
          <w:rFonts w:ascii="Times New Roman" w:hAnsi="Times New Roman" w:cs="Times New Roman"/>
        </w:rPr>
        <w:t>Výše uvedený nález představuje první publikovaný doklad výskytu druhu na území Plzeňského a Karlovarského kraje po 56 letech.</w:t>
      </w:r>
    </w:p>
    <w:p w14:paraId="78A663B3" w14:textId="15D76A13" w:rsidR="00E52C42" w:rsidRPr="000A35B9" w:rsidRDefault="00E6469A">
      <w:pPr>
        <w:pStyle w:val="FirstParagraph"/>
        <w:rPr>
          <w:rFonts w:ascii="Times New Roman" w:hAnsi="Times New Roman" w:cs="Times New Roman"/>
        </w:rPr>
      </w:pPr>
      <w:bookmarkStart w:id="7" w:name="poděkování"/>
      <w:bookmarkEnd w:id="2"/>
      <w:r>
        <w:rPr>
          <w:rFonts w:ascii="Times New Roman" w:hAnsi="Times New Roman" w:cs="Times New Roman"/>
        </w:rPr>
        <w:t>PODĚKOVÁNÍ</w:t>
      </w:r>
      <w:r w:rsidRPr="000A35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="00372400" w:rsidRPr="000A35B9">
        <w:rPr>
          <w:rFonts w:ascii="Times New Roman" w:hAnsi="Times New Roman" w:cs="Times New Roman"/>
        </w:rPr>
        <w:t>Děkuji K. Chobotovi (AOPK ČR, Praha) za revizi deter</w:t>
      </w:r>
      <w:r w:rsidR="00BA74F4">
        <w:rPr>
          <w:rFonts w:ascii="Times New Roman" w:hAnsi="Times New Roman" w:cs="Times New Roman"/>
        </w:rPr>
        <w:t>minace ostatních druhů ve sběru a cenné připomínky k textu. D</w:t>
      </w:r>
      <w:r w:rsidR="004E00F9">
        <w:rPr>
          <w:rFonts w:ascii="Times New Roman" w:hAnsi="Times New Roman" w:cs="Times New Roman"/>
        </w:rPr>
        <w:t>ále d</w:t>
      </w:r>
      <w:r w:rsidR="00BA74F4">
        <w:rPr>
          <w:rFonts w:ascii="Times New Roman" w:hAnsi="Times New Roman" w:cs="Times New Roman"/>
        </w:rPr>
        <w:t>ěkuji V. Kolářovi (</w:t>
      </w:r>
      <w:r w:rsidR="00140DE7">
        <w:rPr>
          <w:rFonts w:ascii="Times New Roman" w:hAnsi="Times New Roman" w:cs="Times New Roman"/>
        </w:rPr>
        <w:t>PřF JU, České Budějovice)</w:t>
      </w:r>
      <w:r w:rsidR="009D0C15">
        <w:rPr>
          <w:rFonts w:ascii="Times New Roman" w:hAnsi="Times New Roman" w:cs="Times New Roman"/>
        </w:rPr>
        <w:t xml:space="preserve"> za pořízení fotografií</w:t>
      </w:r>
      <w:r w:rsidR="004D61B8">
        <w:rPr>
          <w:rFonts w:ascii="Times New Roman" w:hAnsi="Times New Roman" w:cs="Times New Roman"/>
        </w:rPr>
        <w:t xml:space="preserve"> jedince</w:t>
      </w:r>
      <w:r w:rsidR="00140DE7">
        <w:rPr>
          <w:rFonts w:ascii="Times New Roman" w:hAnsi="Times New Roman" w:cs="Times New Roman"/>
        </w:rPr>
        <w:t>.</w:t>
      </w:r>
    </w:p>
    <w:p w14:paraId="3AA38A56" w14:textId="4EDE2887" w:rsidR="00E52C42" w:rsidRPr="00430024" w:rsidRDefault="00DD4A2B">
      <w:pPr>
        <w:pStyle w:val="Nadpis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8" w:name="literatura"/>
      <w:bookmarkEnd w:id="7"/>
      <w:r>
        <w:rPr>
          <w:rFonts w:ascii="Times New Roman" w:hAnsi="Times New Roman" w:cs="Times New Roman"/>
          <w:sz w:val="24"/>
          <w:szCs w:val="24"/>
        </w:rPr>
        <w:t>LITERATURA</w:t>
      </w:r>
    </w:p>
    <w:p w14:paraId="2EFEDBDC" w14:textId="7CB3EE1C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9" w:name="ref-ambrozova2021"/>
      <w:bookmarkStart w:id="10" w:name="refs"/>
      <w:r w:rsidRPr="000A35B9">
        <w:rPr>
          <w:rFonts w:ascii="Times New Roman" w:hAnsi="Times New Roman" w:cs="Times New Roman"/>
          <w:smallCaps/>
        </w:rPr>
        <w:t>Ambrožová L., Sládeček F.</w:t>
      </w:r>
      <w:r w:rsidR="001C7772">
        <w:rPr>
          <w:rFonts w:ascii="Times New Roman" w:hAnsi="Times New Roman" w:cs="Times New Roman"/>
          <w:smallCaps/>
        </w:rPr>
        <w:t xml:space="preserve"> </w:t>
      </w:r>
      <w:r w:rsidRPr="000A35B9">
        <w:rPr>
          <w:rFonts w:ascii="Times New Roman" w:hAnsi="Times New Roman" w:cs="Times New Roman"/>
          <w:smallCaps/>
        </w:rPr>
        <w:t>X., Roučková R., Dvořák V. &amp; Čížek L</w:t>
      </w:r>
      <w:r w:rsidRPr="000A35B9">
        <w:rPr>
          <w:rFonts w:ascii="Times New Roman" w:hAnsi="Times New Roman" w:cs="Times New Roman"/>
        </w:rPr>
        <w:t xml:space="preserve">. 2021: Výsledky faunistického průzkumu koprofágních brouků (Coleoptera: Geotrupidae, </w:t>
      </w:r>
      <w:r w:rsidR="00E24CF6" w:rsidRPr="000A35B9">
        <w:rPr>
          <w:rFonts w:ascii="Times New Roman" w:hAnsi="Times New Roman" w:cs="Times New Roman"/>
        </w:rPr>
        <w:t>Scarab</w:t>
      </w:r>
      <w:r w:rsidR="00E24CF6">
        <w:rPr>
          <w:rFonts w:ascii="Times New Roman" w:hAnsi="Times New Roman" w:cs="Times New Roman"/>
        </w:rPr>
        <w:t>ae</w:t>
      </w:r>
      <w:r w:rsidR="00E24CF6" w:rsidRPr="000A35B9">
        <w:rPr>
          <w:rFonts w:ascii="Times New Roman" w:hAnsi="Times New Roman" w:cs="Times New Roman"/>
        </w:rPr>
        <w:t>idae</w:t>
      </w:r>
      <w:r w:rsidRPr="000A35B9">
        <w:rPr>
          <w:rFonts w:ascii="Times New Roman" w:hAnsi="Times New Roman" w:cs="Times New Roman"/>
        </w:rPr>
        <w:t xml:space="preserve">) na vybraných lokalitách na území Národního parku Šumava v roce 2020. </w:t>
      </w:r>
      <w:r w:rsidRPr="00B314AC">
        <w:rPr>
          <w:rFonts w:ascii="Times New Roman" w:hAnsi="Times New Roman" w:cs="Times New Roman"/>
          <w:i/>
        </w:rPr>
        <w:t>Silva Gabreta</w:t>
      </w:r>
      <w:r w:rsidRPr="000A35B9">
        <w:rPr>
          <w:rFonts w:ascii="Times New Roman" w:hAnsi="Times New Roman" w:cs="Times New Roman"/>
        </w:rPr>
        <w:t xml:space="preserve"> </w:t>
      </w:r>
      <w:r w:rsidRPr="00B314AC">
        <w:rPr>
          <w:rFonts w:ascii="Times New Roman" w:hAnsi="Times New Roman" w:cs="Times New Roman"/>
          <w:b/>
        </w:rPr>
        <w:t>27</w:t>
      </w:r>
      <w:r w:rsidRPr="000A35B9">
        <w:rPr>
          <w:rFonts w:ascii="Times New Roman" w:hAnsi="Times New Roman" w:cs="Times New Roman"/>
        </w:rPr>
        <w:t>: 121–132.</w:t>
      </w:r>
    </w:p>
    <w:p w14:paraId="02455FDE" w14:textId="2056AD49" w:rsidR="00E52C42" w:rsidRDefault="00B47893">
      <w:pPr>
        <w:pStyle w:val="Bibliografie"/>
        <w:rPr>
          <w:rFonts w:ascii="Times New Roman" w:hAnsi="Times New Roman" w:cs="Times New Roman"/>
        </w:rPr>
      </w:pPr>
      <w:bookmarkStart w:id="11" w:name="ref-aopk2025"/>
      <w:bookmarkEnd w:id="9"/>
      <w:r w:rsidRPr="00B47893">
        <w:rPr>
          <w:rFonts w:ascii="Times New Roman" w:hAnsi="Times New Roman" w:cs="Times New Roman"/>
        </w:rPr>
        <w:t>AOPK ČR</w:t>
      </w:r>
      <w:r w:rsidR="00B2239F">
        <w:rPr>
          <w:rFonts w:ascii="Times New Roman" w:hAnsi="Times New Roman" w:cs="Times New Roman"/>
        </w:rPr>
        <w:t xml:space="preserve"> 2025:</w:t>
      </w:r>
      <w:r w:rsidR="00B2239F" w:rsidRPr="00B47893">
        <w:rPr>
          <w:rFonts w:ascii="Times New Roman" w:hAnsi="Times New Roman" w:cs="Times New Roman"/>
        </w:rPr>
        <w:t xml:space="preserve"> </w:t>
      </w:r>
      <w:r w:rsidRPr="00B47893">
        <w:rPr>
          <w:rFonts w:ascii="Times New Roman" w:hAnsi="Times New Roman" w:cs="Times New Roman"/>
        </w:rPr>
        <w:t xml:space="preserve">Nálezová databáze ochrany přírody. </w:t>
      </w:r>
      <w:r w:rsidR="00B2239F" w:rsidRPr="00B47893">
        <w:rPr>
          <w:rFonts w:ascii="Times New Roman" w:hAnsi="Times New Roman" w:cs="Times New Roman"/>
        </w:rPr>
        <w:t>[</w:t>
      </w:r>
      <w:r w:rsidR="00B2239F">
        <w:rPr>
          <w:rFonts w:ascii="Times New Roman" w:hAnsi="Times New Roman" w:cs="Times New Roman"/>
        </w:rPr>
        <w:t xml:space="preserve">Nature conservation </w:t>
      </w:r>
      <w:r w:rsidR="00B314AC">
        <w:rPr>
          <w:rFonts w:ascii="Times New Roman" w:hAnsi="Times New Roman" w:cs="Times New Roman"/>
        </w:rPr>
        <w:t xml:space="preserve">occurrence </w:t>
      </w:r>
      <w:r w:rsidR="00B2239F">
        <w:rPr>
          <w:rFonts w:ascii="Times New Roman" w:hAnsi="Times New Roman" w:cs="Times New Roman"/>
        </w:rPr>
        <w:t>database</w:t>
      </w:r>
      <w:r w:rsidR="00B2239F" w:rsidRPr="00B47893">
        <w:rPr>
          <w:rFonts w:ascii="Times New Roman" w:hAnsi="Times New Roman" w:cs="Times New Roman"/>
        </w:rPr>
        <w:t>]</w:t>
      </w:r>
      <w:r w:rsidR="00B2239F">
        <w:rPr>
          <w:rFonts w:ascii="Times New Roman" w:hAnsi="Times New Roman" w:cs="Times New Roman"/>
        </w:rPr>
        <w:t>.</w:t>
      </w:r>
      <w:r w:rsidR="00B2239F" w:rsidRPr="00B47893">
        <w:rPr>
          <w:rFonts w:ascii="Times New Roman" w:hAnsi="Times New Roman" w:cs="Times New Roman"/>
        </w:rPr>
        <w:t xml:space="preserve"> </w:t>
      </w:r>
      <w:r w:rsidR="00B2239F">
        <w:rPr>
          <w:rFonts w:ascii="Times New Roman" w:hAnsi="Times New Roman" w:cs="Times New Roman"/>
        </w:rPr>
        <w:t xml:space="preserve">Online: </w:t>
      </w:r>
      <w:hyperlink r:id="rId9" w:history="1">
        <w:r w:rsidR="00B2239F" w:rsidRPr="00D16D75">
          <w:rPr>
            <w:rStyle w:val="Hypertextovodkaz"/>
            <w:rFonts w:ascii="Times New Roman" w:hAnsi="Times New Roman" w:cs="Times New Roman"/>
          </w:rPr>
          <w:t>https://portal.nature.cz/nd/find.php</w:t>
        </w:r>
      </w:hyperlink>
      <w:r w:rsidR="00B2239F">
        <w:rPr>
          <w:rFonts w:ascii="Times New Roman" w:hAnsi="Times New Roman" w:cs="Times New Roman"/>
        </w:rPr>
        <w:t xml:space="preserve"> (navštíveno </w:t>
      </w:r>
      <w:proofErr w:type="gramStart"/>
      <w:r w:rsidR="00B314AC">
        <w:rPr>
          <w:rFonts w:ascii="Times New Roman" w:hAnsi="Times New Roman" w:cs="Times New Roman"/>
        </w:rPr>
        <w:t>12</w:t>
      </w:r>
      <w:r w:rsidR="00B2239F">
        <w:rPr>
          <w:rFonts w:ascii="Times New Roman" w:hAnsi="Times New Roman" w:cs="Times New Roman"/>
        </w:rPr>
        <w:t>.</w:t>
      </w:r>
      <w:r w:rsidR="00B314AC">
        <w:rPr>
          <w:rFonts w:ascii="Times New Roman" w:hAnsi="Times New Roman" w:cs="Times New Roman"/>
        </w:rPr>
        <w:t>11</w:t>
      </w:r>
      <w:r w:rsidR="00B2239F">
        <w:rPr>
          <w:rFonts w:ascii="Times New Roman" w:hAnsi="Times New Roman" w:cs="Times New Roman"/>
        </w:rPr>
        <w:t>.2025</w:t>
      </w:r>
      <w:proofErr w:type="gramEnd"/>
      <w:r w:rsidR="00B2239F">
        <w:rPr>
          <w:rFonts w:ascii="Times New Roman" w:hAnsi="Times New Roman" w:cs="Times New Roman"/>
        </w:rPr>
        <w:t>).</w:t>
      </w:r>
    </w:p>
    <w:p w14:paraId="38427B2E" w14:textId="7FD0DDD5" w:rsidR="00491473" w:rsidRPr="000A35B9" w:rsidRDefault="00491473" w:rsidP="00491473">
      <w:pPr>
        <w:pStyle w:val="Bibliografie"/>
        <w:rPr>
          <w:rFonts w:ascii="Times New Roman" w:hAnsi="Times New Roman" w:cs="Times New Roman"/>
        </w:rPr>
      </w:pPr>
      <w:r w:rsidRPr="00491473">
        <w:rPr>
          <w:rFonts w:ascii="Times New Roman" w:hAnsi="Times New Roman" w:cs="Times New Roman"/>
          <w:smallCaps/>
        </w:rPr>
        <w:t>Doube B. M.,</w:t>
      </w:r>
      <w:r>
        <w:rPr>
          <w:rFonts w:ascii="Times New Roman" w:hAnsi="Times New Roman" w:cs="Times New Roman"/>
        </w:rPr>
        <w:t xml:space="preserve"> 2018: </w:t>
      </w:r>
      <w:r w:rsidRPr="00491473">
        <w:rPr>
          <w:rFonts w:ascii="Times New Roman" w:hAnsi="Times New Roman" w:cs="Times New Roman"/>
        </w:rPr>
        <w:t>Ecosystem services provid</w:t>
      </w:r>
      <w:r w:rsidR="00EC5F12">
        <w:rPr>
          <w:rFonts w:ascii="Times New Roman" w:hAnsi="Times New Roman" w:cs="Times New Roman"/>
        </w:rPr>
        <w:t>ed by dung beetles in Australia.</w:t>
      </w:r>
      <w:r>
        <w:rPr>
          <w:rFonts w:ascii="Times New Roman" w:hAnsi="Times New Roman" w:cs="Times New Roman"/>
        </w:rPr>
        <w:t xml:space="preserve"> </w:t>
      </w:r>
      <w:r w:rsidRPr="00491473">
        <w:rPr>
          <w:rFonts w:ascii="Times New Roman" w:hAnsi="Times New Roman" w:cs="Times New Roman"/>
          <w:i/>
        </w:rPr>
        <w:t>Basic and Applied Ecology</w:t>
      </w:r>
      <w:r w:rsidRPr="00491473">
        <w:rPr>
          <w:rFonts w:ascii="Times New Roman" w:hAnsi="Times New Roman" w:cs="Times New Roman"/>
        </w:rPr>
        <w:t xml:space="preserve"> </w:t>
      </w:r>
      <w:r w:rsidRPr="00491473">
        <w:rPr>
          <w:rFonts w:ascii="Times New Roman" w:hAnsi="Times New Roman" w:cs="Times New Roman"/>
          <w:b/>
        </w:rPr>
        <w:t>26</w:t>
      </w:r>
      <w:r>
        <w:rPr>
          <w:rFonts w:ascii="Times New Roman" w:hAnsi="Times New Roman" w:cs="Times New Roman"/>
        </w:rPr>
        <w:t>: 35-49.</w:t>
      </w:r>
    </w:p>
    <w:p w14:paraId="3A7B6C10" w14:textId="75253643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2" w:name="ref-hejda2017"/>
      <w:bookmarkEnd w:id="11"/>
      <w:r w:rsidRPr="000A35B9">
        <w:rPr>
          <w:rFonts w:ascii="Times New Roman" w:hAnsi="Times New Roman" w:cs="Times New Roman"/>
          <w:smallCaps/>
        </w:rPr>
        <w:t>Hejda R., Farkač J. &amp; Chobot K.</w:t>
      </w:r>
      <w:r w:rsidRPr="000A35B9">
        <w:rPr>
          <w:rFonts w:ascii="Times New Roman" w:hAnsi="Times New Roman" w:cs="Times New Roman"/>
        </w:rPr>
        <w:t xml:space="preserve"> 2017: Červený seznam ohrožených druhů České Republiky: Bezobratlí</w:t>
      </w:r>
      <w:r w:rsidR="008D0680">
        <w:rPr>
          <w:rFonts w:ascii="Times New Roman" w:hAnsi="Times New Roman" w:cs="Times New Roman"/>
        </w:rPr>
        <w:t>.</w:t>
      </w:r>
      <w:r w:rsidR="008D0680" w:rsidRPr="000A35B9">
        <w:rPr>
          <w:rFonts w:ascii="Times New Roman" w:hAnsi="Times New Roman" w:cs="Times New Roman"/>
        </w:rPr>
        <w:t xml:space="preserve"> </w:t>
      </w:r>
      <w:r w:rsidR="008D0680">
        <w:rPr>
          <w:rFonts w:ascii="Times New Roman" w:hAnsi="Times New Roman" w:cs="Times New Roman"/>
        </w:rPr>
        <w:t>(</w:t>
      </w:r>
      <w:r w:rsidRPr="000A35B9">
        <w:rPr>
          <w:rFonts w:ascii="Times New Roman" w:hAnsi="Times New Roman" w:cs="Times New Roman"/>
        </w:rPr>
        <w:t xml:space="preserve">Red List of Threatened Species of </w:t>
      </w:r>
      <w:r w:rsidR="008D0680">
        <w:rPr>
          <w:rFonts w:ascii="Times New Roman" w:hAnsi="Times New Roman" w:cs="Times New Roman"/>
        </w:rPr>
        <w:t xml:space="preserve">the </w:t>
      </w:r>
      <w:r w:rsidRPr="000A35B9">
        <w:rPr>
          <w:rFonts w:ascii="Times New Roman" w:hAnsi="Times New Roman" w:cs="Times New Roman"/>
        </w:rPr>
        <w:t>Czech Republic</w:t>
      </w:r>
      <w:r w:rsidR="008D0680">
        <w:rPr>
          <w:rFonts w:ascii="Times New Roman" w:hAnsi="Times New Roman" w:cs="Times New Roman"/>
        </w:rPr>
        <w:t>.</w:t>
      </w:r>
      <w:r w:rsidR="008D0680"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>Invertebrates</w:t>
      </w:r>
      <w:r w:rsidR="005151FD">
        <w:rPr>
          <w:rFonts w:ascii="Times New Roman" w:hAnsi="Times New Roman" w:cs="Times New Roman"/>
        </w:rPr>
        <w:t>)</w:t>
      </w:r>
      <w:r w:rsidRPr="000A35B9">
        <w:rPr>
          <w:rFonts w:ascii="Times New Roman" w:hAnsi="Times New Roman" w:cs="Times New Roman"/>
        </w:rPr>
        <w:t xml:space="preserve">. </w:t>
      </w:r>
      <w:r w:rsidRPr="00B314AC">
        <w:rPr>
          <w:rFonts w:ascii="Times New Roman" w:hAnsi="Times New Roman" w:cs="Times New Roman"/>
          <w:i/>
        </w:rPr>
        <w:t>Příroda</w:t>
      </w:r>
      <w:r w:rsidR="008D0680">
        <w:rPr>
          <w:rFonts w:ascii="Times New Roman" w:hAnsi="Times New Roman" w:cs="Times New Roman"/>
        </w:rPr>
        <w:t xml:space="preserve"> </w:t>
      </w:r>
      <w:r w:rsidR="008D0680" w:rsidRPr="00B314AC">
        <w:rPr>
          <w:rFonts w:ascii="Times New Roman" w:hAnsi="Times New Roman" w:cs="Times New Roman"/>
          <w:b/>
        </w:rPr>
        <w:t>36</w:t>
      </w:r>
      <w:r w:rsidRPr="000A35B9">
        <w:rPr>
          <w:rFonts w:ascii="Times New Roman" w:hAnsi="Times New Roman" w:cs="Times New Roman"/>
        </w:rPr>
        <w:t>: 1–611.</w:t>
      </w:r>
    </w:p>
    <w:p w14:paraId="2BED864C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3" w:name="ref-chybik2005"/>
      <w:bookmarkEnd w:id="12"/>
      <w:r w:rsidRPr="000A35B9">
        <w:rPr>
          <w:rFonts w:ascii="Times New Roman" w:hAnsi="Times New Roman" w:cs="Times New Roman"/>
          <w:smallCaps/>
        </w:rPr>
        <w:t>Chybík J.</w:t>
      </w:r>
      <w:r w:rsidRPr="000A35B9">
        <w:rPr>
          <w:rFonts w:ascii="Times New Roman" w:hAnsi="Times New Roman" w:cs="Times New Roman"/>
        </w:rPr>
        <w:t xml:space="preserve"> 2005: Listorohý brouk r. Euoniticellus v Novém Dvoře u Lednice. </w:t>
      </w:r>
      <w:r w:rsidRPr="00B314AC">
        <w:rPr>
          <w:rFonts w:ascii="Times New Roman" w:hAnsi="Times New Roman" w:cs="Times New Roman"/>
          <w:i/>
        </w:rPr>
        <w:t>Živa</w:t>
      </w:r>
      <w:r w:rsidRPr="000A35B9">
        <w:rPr>
          <w:rFonts w:ascii="Times New Roman" w:hAnsi="Times New Roman" w:cs="Times New Roman"/>
        </w:rPr>
        <w:t xml:space="preserve"> </w:t>
      </w:r>
      <w:r w:rsidRPr="00B314AC">
        <w:rPr>
          <w:rFonts w:ascii="Times New Roman" w:hAnsi="Times New Roman" w:cs="Times New Roman"/>
          <w:b/>
        </w:rPr>
        <w:t>53</w:t>
      </w:r>
      <w:r w:rsidRPr="000A35B9">
        <w:rPr>
          <w:rFonts w:ascii="Times New Roman" w:hAnsi="Times New Roman" w:cs="Times New Roman"/>
        </w:rPr>
        <w:t>: 73–74.</w:t>
      </w:r>
    </w:p>
    <w:p w14:paraId="5245CBFA" w14:textId="31CBF710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4" w:name="ref-iNaturalist2025"/>
      <w:bookmarkEnd w:id="13"/>
      <w:r w:rsidRPr="000A35B9">
        <w:rPr>
          <w:rFonts w:ascii="Times New Roman" w:hAnsi="Times New Roman" w:cs="Times New Roman"/>
          <w:smallCaps/>
        </w:rPr>
        <w:t>iNaturalist contributors</w:t>
      </w:r>
      <w:r w:rsidRPr="000A35B9">
        <w:rPr>
          <w:rFonts w:ascii="Times New Roman" w:hAnsi="Times New Roman" w:cs="Times New Roman"/>
        </w:rPr>
        <w:t xml:space="preserve"> 2025: iNaturalist Research-grade Observations. </w:t>
      </w:r>
      <w:r w:rsidR="00ED465C">
        <w:rPr>
          <w:rFonts w:ascii="Times New Roman" w:hAnsi="Times New Roman" w:cs="Times New Roman"/>
        </w:rPr>
        <w:t>Online</w:t>
      </w:r>
      <w:r w:rsidRPr="000A35B9">
        <w:rPr>
          <w:rFonts w:ascii="Times New Roman" w:hAnsi="Times New Roman" w:cs="Times New Roman"/>
        </w:rPr>
        <w:t xml:space="preserve">: </w:t>
      </w:r>
      <w:hyperlink r:id="rId10">
        <w:r w:rsidRPr="000A35B9">
          <w:rPr>
            <w:rStyle w:val="Hypertextovodkaz"/>
            <w:rFonts w:ascii="Times New Roman" w:hAnsi="Times New Roman" w:cs="Times New Roman"/>
            <w:color w:val="auto"/>
          </w:rPr>
          <w:t>https://www.gbif.org/occurrence/4908215492</w:t>
        </w:r>
      </w:hyperlink>
      <w:r w:rsidR="00ED465C">
        <w:rPr>
          <w:rStyle w:val="Hypertextovodkaz"/>
          <w:rFonts w:ascii="Times New Roman" w:hAnsi="Times New Roman" w:cs="Times New Roman"/>
          <w:color w:val="auto"/>
        </w:rPr>
        <w:t xml:space="preserve"> </w:t>
      </w:r>
      <w:r w:rsidR="00ED465C">
        <w:rPr>
          <w:rFonts w:ascii="Times New Roman" w:hAnsi="Times New Roman" w:cs="Times New Roman"/>
        </w:rPr>
        <w:t xml:space="preserve">(navštíveno </w:t>
      </w:r>
      <w:proofErr w:type="gramStart"/>
      <w:r w:rsidR="00B314AC">
        <w:rPr>
          <w:rFonts w:ascii="Times New Roman" w:hAnsi="Times New Roman" w:cs="Times New Roman"/>
        </w:rPr>
        <w:t>12.11.2025</w:t>
      </w:r>
      <w:proofErr w:type="gramEnd"/>
      <w:r w:rsidR="00ED465C">
        <w:rPr>
          <w:rFonts w:ascii="Times New Roman" w:hAnsi="Times New Roman" w:cs="Times New Roman"/>
        </w:rPr>
        <w:t>).</w:t>
      </w:r>
    </w:p>
    <w:p w14:paraId="5AAF22C4" w14:textId="1DDEEC0E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5" w:name="ref-jurena2008"/>
      <w:bookmarkEnd w:id="14"/>
      <w:r w:rsidRPr="000A35B9">
        <w:rPr>
          <w:rFonts w:ascii="Times New Roman" w:hAnsi="Times New Roman" w:cs="Times New Roman"/>
          <w:smallCaps/>
        </w:rPr>
        <w:t>Juřena D., Týr V. &amp; Bezděk A.</w:t>
      </w:r>
      <w:r w:rsidRPr="000A35B9">
        <w:rPr>
          <w:rFonts w:ascii="Times New Roman" w:hAnsi="Times New Roman" w:cs="Times New Roman"/>
        </w:rPr>
        <w:t xml:space="preserve"> 2008: Příspěvek k faunistickému výzkumu listorohých brouků (Coleoptera: Scarabaeoidea) na území České republiky a Slovenska</w:t>
      </w:r>
      <w:r w:rsidR="00ED465C">
        <w:rPr>
          <w:rFonts w:ascii="Times New Roman" w:hAnsi="Times New Roman" w:cs="Times New Roman"/>
        </w:rPr>
        <w:t>.</w:t>
      </w:r>
      <w:r w:rsidRPr="000A35B9">
        <w:rPr>
          <w:rFonts w:ascii="Times New Roman" w:hAnsi="Times New Roman" w:cs="Times New Roman"/>
        </w:rPr>
        <w:t xml:space="preserve"> </w:t>
      </w:r>
      <w:r w:rsidR="00ED465C">
        <w:rPr>
          <w:rFonts w:ascii="Times New Roman" w:hAnsi="Times New Roman" w:cs="Times New Roman"/>
        </w:rPr>
        <w:t>(</w:t>
      </w:r>
      <w:r w:rsidRPr="000A35B9">
        <w:rPr>
          <w:rFonts w:ascii="Times New Roman" w:hAnsi="Times New Roman" w:cs="Times New Roman"/>
        </w:rPr>
        <w:t>Contribution to the faunistic research on Scarabaeoidea (Coleoptera) in the Czech Republic and Slovakia</w:t>
      </w:r>
      <w:r w:rsidR="00ED465C">
        <w:rPr>
          <w:rFonts w:ascii="Times New Roman" w:hAnsi="Times New Roman" w:cs="Times New Roman"/>
        </w:rPr>
        <w:t>)</w:t>
      </w:r>
      <w:r w:rsidR="00ED465C" w:rsidRPr="000A35B9">
        <w:rPr>
          <w:rFonts w:ascii="Times New Roman" w:hAnsi="Times New Roman" w:cs="Times New Roman"/>
        </w:rPr>
        <w:t xml:space="preserve">. </w:t>
      </w:r>
      <w:r w:rsidRPr="00B314AC">
        <w:rPr>
          <w:rFonts w:ascii="Times New Roman" w:hAnsi="Times New Roman" w:cs="Times New Roman"/>
          <w:i/>
        </w:rPr>
        <w:t>Klapalekiana</w:t>
      </w:r>
      <w:r w:rsidRPr="000A35B9">
        <w:rPr>
          <w:rFonts w:ascii="Times New Roman" w:hAnsi="Times New Roman" w:cs="Times New Roman"/>
        </w:rPr>
        <w:t xml:space="preserve"> </w:t>
      </w:r>
      <w:r w:rsidRPr="00B314AC">
        <w:rPr>
          <w:rFonts w:ascii="Times New Roman" w:hAnsi="Times New Roman" w:cs="Times New Roman"/>
          <w:b/>
        </w:rPr>
        <w:t>44</w:t>
      </w:r>
      <w:r w:rsidRPr="000A35B9">
        <w:rPr>
          <w:rFonts w:ascii="Times New Roman" w:hAnsi="Times New Roman" w:cs="Times New Roman"/>
        </w:rPr>
        <w:t>: 17–176.</w:t>
      </w:r>
    </w:p>
    <w:p w14:paraId="0BD59717" w14:textId="3F1F1B3C" w:rsidR="00E52C42" w:rsidRPr="000A35B9" w:rsidRDefault="00372400" w:rsidP="00EC5F12">
      <w:pPr>
        <w:pStyle w:val="Bibliografie"/>
        <w:rPr>
          <w:rFonts w:ascii="Times New Roman" w:hAnsi="Times New Roman" w:cs="Times New Roman"/>
        </w:rPr>
      </w:pPr>
      <w:bookmarkStart w:id="16" w:name="ref-kostir2024"/>
      <w:bookmarkEnd w:id="15"/>
      <w:commentRangeStart w:id="17"/>
      <w:r w:rsidRPr="000A35B9">
        <w:rPr>
          <w:rFonts w:ascii="Times New Roman" w:hAnsi="Times New Roman" w:cs="Times New Roman"/>
          <w:smallCaps/>
        </w:rPr>
        <w:t>Koštíř V.</w:t>
      </w:r>
      <w:r w:rsidRPr="000A35B9">
        <w:rPr>
          <w:rFonts w:ascii="Times New Roman" w:hAnsi="Times New Roman" w:cs="Times New Roman"/>
        </w:rPr>
        <w:t xml:space="preserve"> 2024: </w:t>
      </w:r>
      <w:r w:rsidRPr="00EC5F12">
        <w:rPr>
          <w:rFonts w:ascii="Times New Roman" w:hAnsi="Times New Roman" w:cs="Times New Roman"/>
          <w:i/>
        </w:rPr>
        <w:t>Ekologická diferenciace koprofágních brouků (Coleoptera) podél gradientu prostředí</w:t>
      </w:r>
      <w:r w:rsidRPr="000A35B9">
        <w:rPr>
          <w:rFonts w:ascii="Times New Roman" w:hAnsi="Times New Roman" w:cs="Times New Roman"/>
        </w:rPr>
        <w:t>.</w:t>
      </w:r>
      <w:commentRangeEnd w:id="17"/>
      <w:r w:rsidR="00B50245">
        <w:rPr>
          <w:rStyle w:val="Odkaznakoment"/>
        </w:rPr>
        <w:commentReference w:id="17"/>
      </w:r>
      <w:r w:rsidR="00EC5F12">
        <w:rPr>
          <w:rFonts w:ascii="Times New Roman" w:hAnsi="Times New Roman" w:cs="Times New Roman"/>
        </w:rPr>
        <w:t xml:space="preserve"> (</w:t>
      </w:r>
      <w:r w:rsidR="00EC5F12" w:rsidRPr="00EC5F12">
        <w:rPr>
          <w:rFonts w:ascii="Times New Roman" w:hAnsi="Times New Roman" w:cs="Times New Roman"/>
          <w:i/>
        </w:rPr>
        <w:t>The ecological differentiation of coprophagous beetles (Coleoptera) along environmental</w:t>
      </w:r>
      <w:r w:rsidR="00EC5F12" w:rsidRPr="00EC5F12">
        <w:rPr>
          <w:rFonts w:ascii="Times New Roman" w:hAnsi="Times New Roman" w:cs="Times New Roman"/>
          <w:i/>
        </w:rPr>
        <w:t xml:space="preserve"> </w:t>
      </w:r>
      <w:r w:rsidR="00EC5F12" w:rsidRPr="00EC5F12">
        <w:rPr>
          <w:rFonts w:ascii="Times New Roman" w:hAnsi="Times New Roman" w:cs="Times New Roman"/>
          <w:i/>
        </w:rPr>
        <w:t>gradient</w:t>
      </w:r>
      <w:r w:rsidR="00EC5F12">
        <w:rPr>
          <w:rFonts w:ascii="Times New Roman" w:hAnsi="Times New Roman" w:cs="Times New Roman"/>
        </w:rPr>
        <w:t>) Unpublished diploma thesis, 98 pp</w:t>
      </w:r>
      <w:r w:rsidR="00EC5F12" w:rsidRPr="00EC5F12">
        <w:rPr>
          <w:rFonts w:ascii="Times New Roman" w:hAnsi="Times New Roman" w:cs="Times New Roman"/>
        </w:rPr>
        <w:t xml:space="preserve">. [Deposited in: </w:t>
      </w:r>
      <w:r w:rsidR="00EC5F12">
        <w:rPr>
          <w:rFonts w:ascii="Times New Roman" w:hAnsi="Times New Roman" w:cs="Times New Roman"/>
        </w:rPr>
        <w:t>Přírodovědecká</w:t>
      </w:r>
      <w:r w:rsidR="00EC5F12" w:rsidRPr="00EC5F12">
        <w:rPr>
          <w:rFonts w:ascii="Times New Roman" w:hAnsi="Times New Roman" w:cs="Times New Roman"/>
        </w:rPr>
        <w:t xml:space="preserve"> fakulta, Univerzita Karlova, Praha</w:t>
      </w:r>
      <w:r w:rsidR="00EC5F12">
        <w:rPr>
          <w:rFonts w:ascii="Times New Roman" w:hAnsi="Times New Roman" w:cs="Times New Roman"/>
        </w:rPr>
        <w:t>].</w:t>
      </w:r>
    </w:p>
    <w:p w14:paraId="1C1217B0" w14:textId="207DEE11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8" w:name="ref-mertlik2019"/>
      <w:bookmarkEnd w:id="16"/>
      <w:r w:rsidRPr="000A35B9">
        <w:rPr>
          <w:rFonts w:ascii="Times New Roman" w:hAnsi="Times New Roman" w:cs="Times New Roman"/>
          <w:smallCaps/>
        </w:rPr>
        <w:t>Mertlik J.</w:t>
      </w:r>
      <w:r w:rsidRPr="000A35B9">
        <w:rPr>
          <w:rFonts w:ascii="Times New Roman" w:hAnsi="Times New Roman" w:cs="Times New Roman"/>
        </w:rPr>
        <w:t xml:space="preserve"> 2019: Expanzivní druhy čeledí Geotrupidae a Scarabaeidae (Coleoptera) na území východních Čech.</w:t>
      </w:r>
      <w:r w:rsidR="00140255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 xml:space="preserve">[Expansive species of Geotrupidae and Scarabaeidae (Coleoptera) from eastern Bohemia]. </w:t>
      </w:r>
      <w:r w:rsidRPr="00B314AC">
        <w:rPr>
          <w:rFonts w:ascii="Times New Roman" w:hAnsi="Times New Roman" w:cs="Times New Roman"/>
          <w:i/>
        </w:rPr>
        <w:t>Elateridarium</w:t>
      </w:r>
      <w:r w:rsidRPr="000A35B9">
        <w:rPr>
          <w:rFonts w:ascii="Times New Roman" w:hAnsi="Times New Roman" w:cs="Times New Roman"/>
        </w:rPr>
        <w:t xml:space="preserve"> </w:t>
      </w:r>
      <w:r w:rsidRPr="00B314AC">
        <w:rPr>
          <w:rFonts w:ascii="Times New Roman" w:hAnsi="Times New Roman" w:cs="Times New Roman"/>
          <w:b/>
        </w:rPr>
        <w:t>13</w:t>
      </w:r>
      <w:r w:rsidRPr="000A35B9">
        <w:rPr>
          <w:rFonts w:ascii="Times New Roman" w:hAnsi="Times New Roman" w:cs="Times New Roman"/>
        </w:rPr>
        <w:t>: 35–48.</w:t>
      </w:r>
    </w:p>
    <w:p w14:paraId="7D23759A" w14:textId="1173116F" w:rsidR="00E52C42" w:rsidRDefault="00372400">
      <w:pPr>
        <w:pStyle w:val="Bibliografie"/>
        <w:rPr>
          <w:rFonts w:ascii="Times New Roman" w:hAnsi="Times New Roman" w:cs="Times New Roman"/>
        </w:rPr>
      </w:pPr>
      <w:bookmarkStart w:id="19" w:name="ref-mertlik2020"/>
      <w:bookmarkEnd w:id="18"/>
      <w:r w:rsidRPr="000A35B9">
        <w:rPr>
          <w:rFonts w:ascii="Times New Roman" w:hAnsi="Times New Roman" w:cs="Times New Roman"/>
          <w:smallCaps/>
        </w:rPr>
        <w:t>Mertlik J.</w:t>
      </w:r>
      <w:r w:rsidRPr="000A35B9">
        <w:rPr>
          <w:rFonts w:ascii="Times New Roman" w:hAnsi="Times New Roman" w:cs="Times New Roman"/>
        </w:rPr>
        <w:t xml:space="preserve"> 2020: Výsledky faunistického mapování druhů čeledí Geotrupidae, Scarabaeidae a Trogidae (Coleoptera) ve východních Čechách.</w:t>
      </w:r>
      <w:r w:rsidR="005151FD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 xml:space="preserve">[Results of the faunistic research of Geotrupidae, Scarabaeidae and Trogidae (Coleoptera) in eastern Bohemia (Czechia)]. </w:t>
      </w:r>
      <w:r w:rsidRPr="00B314AC">
        <w:rPr>
          <w:rFonts w:ascii="Times New Roman" w:hAnsi="Times New Roman" w:cs="Times New Roman"/>
          <w:i/>
        </w:rPr>
        <w:t>Elateridarium</w:t>
      </w:r>
      <w:r w:rsidRPr="000A35B9">
        <w:rPr>
          <w:rFonts w:ascii="Times New Roman" w:hAnsi="Times New Roman" w:cs="Times New Roman"/>
        </w:rPr>
        <w:t xml:space="preserve"> </w:t>
      </w:r>
      <w:r w:rsidRPr="00B314AC">
        <w:rPr>
          <w:rFonts w:ascii="Times New Roman" w:hAnsi="Times New Roman" w:cs="Times New Roman"/>
          <w:b/>
        </w:rPr>
        <w:t>14</w:t>
      </w:r>
      <w:r w:rsidRPr="000A35B9">
        <w:rPr>
          <w:rFonts w:ascii="Times New Roman" w:hAnsi="Times New Roman" w:cs="Times New Roman"/>
        </w:rPr>
        <w:t>: 15–147.</w:t>
      </w:r>
    </w:p>
    <w:p w14:paraId="54639DC3" w14:textId="77777777" w:rsidR="00D87124" w:rsidRPr="000A35B9" w:rsidRDefault="00D87124" w:rsidP="00D87124">
      <w:pPr>
        <w:pStyle w:val="Bibliografie"/>
        <w:rPr>
          <w:rFonts w:ascii="Times New Roman" w:hAnsi="Times New Roman" w:cs="Times New Roman"/>
        </w:rPr>
      </w:pPr>
      <w:r w:rsidRPr="00D87124">
        <w:rPr>
          <w:rFonts w:ascii="Times New Roman" w:hAnsi="Times New Roman" w:cs="Times New Roman"/>
          <w:smallCaps/>
        </w:rPr>
        <w:t>Miessen G. &amp; Thieren Y.</w:t>
      </w:r>
      <w:r w:rsidRPr="00D87124">
        <w:rPr>
          <w:rFonts w:ascii="Times New Roman" w:hAnsi="Times New Roman" w:cs="Times New Roman"/>
        </w:rPr>
        <w:t xml:space="preserve"> 1998: Une capture récente d´Euoniticellus fulvus (Goeze, 1777) en Belgique.</w:t>
      </w:r>
      <w:r>
        <w:rPr>
          <w:rFonts w:ascii="Times New Roman" w:hAnsi="Times New Roman" w:cs="Times New Roman"/>
        </w:rPr>
        <w:t xml:space="preserve"> </w:t>
      </w:r>
      <w:r w:rsidRPr="00B314AC">
        <w:rPr>
          <w:rFonts w:ascii="Times New Roman" w:hAnsi="Times New Roman" w:cs="Times New Roman"/>
          <w:i/>
        </w:rPr>
        <w:t>Lambillionea</w:t>
      </w:r>
      <w:r w:rsidRPr="00D87124">
        <w:rPr>
          <w:rFonts w:ascii="Times New Roman" w:hAnsi="Times New Roman" w:cs="Times New Roman"/>
        </w:rPr>
        <w:t xml:space="preserve"> </w:t>
      </w:r>
      <w:r w:rsidRPr="00B314AC">
        <w:rPr>
          <w:rFonts w:ascii="Times New Roman" w:hAnsi="Times New Roman" w:cs="Times New Roman"/>
          <w:b/>
        </w:rPr>
        <w:t>98</w:t>
      </w:r>
      <w:r w:rsidRPr="00D87124">
        <w:rPr>
          <w:rFonts w:ascii="Times New Roman" w:hAnsi="Times New Roman" w:cs="Times New Roman"/>
        </w:rPr>
        <w:t>: 83–84.</w:t>
      </w:r>
    </w:p>
    <w:p w14:paraId="0CA835C2" w14:textId="29EA992B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20" w:name="ref-perinkova2010"/>
      <w:bookmarkEnd w:id="19"/>
      <w:r w:rsidRPr="000A35B9">
        <w:rPr>
          <w:rFonts w:ascii="Times New Roman" w:hAnsi="Times New Roman" w:cs="Times New Roman"/>
          <w:smallCaps/>
        </w:rPr>
        <w:t>Peřinková P. &amp; Fischer O.</w:t>
      </w:r>
      <w:r w:rsidR="00AF4433">
        <w:rPr>
          <w:rFonts w:ascii="Times New Roman" w:hAnsi="Times New Roman" w:cs="Times New Roman"/>
          <w:smallCaps/>
        </w:rPr>
        <w:t xml:space="preserve"> </w:t>
      </w:r>
      <w:r w:rsidRPr="000A35B9">
        <w:rPr>
          <w:rFonts w:ascii="Times New Roman" w:hAnsi="Times New Roman" w:cs="Times New Roman"/>
          <w:smallCaps/>
        </w:rPr>
        <w:t>A.</w:t>
      </w:r>
      <w:r w:rsidRPr="000A35B9">
        <w:rPr>
          <w:rFonts w:ascii="Times New Roman" w:hAnsi="Times New Roman" w:cs="Times New Roman"/>
        </w:rPr>
        <w:t xml:space="preserve"> 2010: Euoniticellus fulvus (Goeze, 1777)</w:t>
      </w:r>
      <w:r w:rsidR="00AF4433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 xml:space="preserve">(Coleoptera: Scarabaeidae) in south-western Moravia (Czech Republic). </w:t>
      </w:r>
      <w:r w:rsidRPr="00B314AC">
        <w:rPr>
          <w:rFonts w:ascii="Times New Roman" w:hAnsi="Times New Roman" w:cs="Times New Roman"/>
          <w:i/>
        </w:rPr>
        <w:t>Acta Musei Moraviae, Scientiae biologicae (Brno)</w:t>
      </w:r>
      <w:r w:rsidRPr="000A35B9">
        <w:rPr>
          <w:rFonts w:ascii="Times New Roman" w:hAnsi="Times New Roman" w:cs="Times New Roman"/>
        </w:rPr>
        <w:t xml:space="preserve"> </w:t>
      </w:r>
      <w:r w:rsidRPr="00B314AC">
        <w:rPr>
          <w:rFonts w:ascii="Times New Roman" w:hAnsi="Times New Roman" w:cs="Times New Roman"/>
          <w:b/>
        </w:rPr>
        <w:t>95</w:t>
      </w:r>
      <w:r w:rsidRPr="000A35B9">
        <w:rPr>
          <w:rFonts w:ascii="Times New Roman" w:hAnsi="Times New Roman" w:cs="Times New Roman"/>
        </w:rPr>
        <w:t>: 25–28.</w:t>
      </w:r>
    </w:p>
    <w:p w14:paraId="56CBB071" w14:textId="032FEC70" w:rsidR="00E52C42" w:rsidRPr="002F5C63" w:rsidRDefault="00372400">
      <w:pPr>
        <w:pStyle w:val="Bibliografie"/>
        <w:rPr>
          <w:rFonts w:ascii="Times New Roman" w:hAnsi="Times New Roman" w:cs="Times New Roman"/>
        </w:rPr>
      </w:pPr>
      <w:bookmarkStart w:id="21" w:name="ref-sommer2024"/>
      <w:bookmarkEnd w:id="20"/>
      <w:commentRangeStart w:id="22"/>
      <w:r w:rsidRPr="000A35B9">
        <w:rPr>
          <w:rFonts w:ascii="Times New Roman" w:hAnsi="Times New Roman" w:cs="Times New Roman"/>
          <w:smallCaps/>
        </w:rPr>
        <w:t>Sommer D., Ambrožová L. &amp; Hrůzová L.</w:t>
      </w:r>
      <w:r w:rsidR="002F5C63">
        <w:rPr>
          <w:rFonts w:ascii="Times New Roman" w:hAnsi="Times New Roman" w:cs="Times New Roman"/>
        </w:rPr>
        <w:t xml:space="preserve"> 2022</w:t>
      </w:r>
      <w:r w:rsidRPr="000A35B9">
        <w:rPr>
          <w:rFonts w:ascii="Times New Roman" w:hAnsi="Times New Roman" w:cs="Times New Roman"/>
        </w:rPr>
        <w:t>: Koprofágní brouci čeledí Geotrupidae a Scarabaeidae (Coleoptera) vybraných pasených lokalit na území hlavního města</w:t>
      </w:r>
      <w:r w:rsidR="00EC5F12">
        <w:rPr>
          <w:rFonts w:ascii="Times New Roman" w:hAnsi="Times New Roman" w:cs="Times New Roman"/>
        </w:rPr>
        <w:t xml:space="preserve"> Prahy s historickým přehledem (</w:t>
      </w:r>
      <w:r w:rsidRPr="000A35B9">
        <w:rPr>
          <w:rFonts w:ascii="Times New Roman" w:hAnsi="Times New Roman" w:cs="Times New Roman"/>
        </w:rPr>
        <w:t>Coprophagous Beetles of the families Geotrupidae and Scarabaeidae (Coleoptera) of selected grazed loca</w:t>
      </w:r>
      <w:r w:rsidR="00EC5F12">
        <w:rPr>
          <w:rFonts w:ascii="Times New Roman" w:hAnsi="Times New Roman" w:cs="Times New Roman"/>
        </w:rPr>
        <w:t>lities)</w:t>
      </w:r>
      <w:r w:rsidRPr="000A35B9">
        <w:rPr>
          <w:rFonts w:ascii="Times New Roman" w:hAnsi="Times New Roman" w:cs="Times New Roman"/>
        </w:rPr>
        <w:t>.</w:t>
      </w:r>
      <w:commentRangeEnd w:id="22"/>
      <w:r w:rsidR="000A673F">
        <w:rPr>
          <w:rStyle w:val="Odkaznakoment"/>
        </w:rPr>
        <w:commentReference w:id="22"/>
      </w:r>
      <w:r w:rsidR="002F5C63">
        <w:rPr>
          <w:rFonts w:ascii="Times New Roman" w:hAnsi="Times New Roman" w:cs="Times New Roman"/>
        </w:rPr>
        <w:t xml:space="preserve"> </w:t>
      </w:r>
      <w:r w:rsidR="002F5C63">
        <w:rPr>
          <w:rFonts w:ascii="Times New Roman" w:hAnsi="Times New Roman" w:cs="Times New Roman"/>
          <w:i/>
        </w:rPr>
        <w:t xml:space="preserve">Gazella </w:t>
      </w:r>
      <w:r w:rsidR="002F5C63">
        <w:rPr>
          <w:rFonts w:ascii="Times New Roman" w:hAnsi="Times New Roman" w:cs="Times New Roman"/>
          <w:b/>
        </w:rPr>
        <w:t>49</w:t>
      </w:r>
      <w:r w:rsidR="002F5C63">
        <w:rPr>
          <w:rFonts w:ascii="Times New Roman" w:hAnsi="Times New Roman" w:cs="Times New Roman"/>
        </w:rPr>
        <w:t>: 94-125</w:t>
      </w:r>
      <w:r w:rsidR="006A7840">
        <w:rPr>
          <w:rFonts w:ascii="Times New Roman" w:hAnsi="Times New Roman" w:cs="Times New Roman"/>
        </w:rPr>
        <w:t>.</w:t>
      </w:r>
    </w:p>
    <w:p w14:paraId="5F3CBC8F" w14:textId="434249FC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23" w:name="ref-tesar1957"/>
      <w:bookmarkEnd w:id="21"/>
      <w:r w:rsidRPr="000A35B9">
        <w:rPr>
          <w:rFonts w:ascii="Times New Roman" w:hAnsi="Times New Roman" w:cs="Times New Roman"/>
          <w:smallCaps/>
        </w:rPr>
        <w:t>Tesař Z.</w:t>
      </w:r>
      <w:r w:rsidRPr="000A35B9">
        <w:rPr>
          <w:rFonts w:ascii="Times New Roman" w:hAnsi="Times New Roman" w:cs="Times New Roman"/>
        </w:rPr>
        <w:t xml:space="preserve"> 1957: Brouci listorozí, Lamellicornia. Díl II. </w:t>
      </w:r>
      <w:proofErr w:type="gramStart"/>
      <w:r w:rsidRPr="000A35B9">
        <w:rPr>
          <w:rFonts w:ascii="Times New Roman" w:hAnsi="Times New Roman" w:cs="Times New Roman"/>
        </w:rPr>
        <w:t>Scarabaeidae</w:t>
      </w:r>
      <w:proofErr w:type="gramEnd"/>
      <w:r w:rsidRPr="000A35B9">
        <w:rPr>
          <w:rFonts w:ascii="Times New Roman" w:hAnsi="Times New Roman" w:cs="Times New Roman"/>
        </w:rPr>
        <w:t>–</w:t>
      </w:r>
      <w:proofErr w:type="gramStart"/>
      <w:r w:rsidRPr="000A35B9">
        <w:rPr>
          <w:rFonts w:ascii="Times New Roman" w:hAnsi="Times New Roman" w:cs="Times New Roman"/>
        </w:rPr>
        <w:t>vrubounovití</w:t>
      </w:r>
      <w:proofErr w:type="gramEnd"/>
      <w:r w:rsidRPr="000A35B9">
        <w:rPr>
          <w:rFonts w:ascii="Times New Roman" w:hAnsi="Times New Roman" w:cs="Times New Roman"/>
        </w:rPr>
        <w:t>, Laparosticti. Fauna ČSR 11. NČSAV, Praha</w:t>
      </w:r>
      <w:r w:rsidR="00A810C9">
        <w:rPr>
          <w:rFonts w:ascii="Times New Roman" w:hAnsi="Times New Roman" w:cs="Times New Roman"/>
        </w:rPr>
        <w:t>,</w:t>
      </w:r>
      <w:r w:rsidRPr="000A35B9">
        <w:rPr>
          <w:rFonts w:ascii="Times New Roman" w:hAnsi="Times New Roman" w:cs="Times New Roman"/>
        </w:rPr>
        <w:t xml:space="preserve"> 326</w:t>
      </w:r>
      <w:r w:rsidR="00A810C9">
        <w:rPr>
          <w:rFonts w:ascii="Times New Roman" w:hAnsi="Times New Roman" w:cs="Times New Roman"/>
        </w:rPr>
        <w:t xml:space="preserve"> pp.</w:t>
      </w:r>
    </w:p>
    <w:p w14:paraId="381AAE2A" w14:textId="5AF9B329" w:rsidR="00E52C42" w:rsidRDefault="00372400">
      <w:pPr>
        <w:pStyle w:val="Bibliografie"/>
        <w:rPr>
          <w:rFonts w:ascii="Times New Roman" w:hAnsi="Times New Roman" w:cs="Times New Roman"/>
        </w:rPr>
      </w:pPr>
      <w:bookmarkStart w:id="24" w:name="ref-tyr2021soupis"/>
      <w:bookmarkEnd w:id="23"/>
      <w:r w:rsidRPr="000A35B9">
        <w:rPr>
          <w:rFonts w:ascii="Times New Roman" w:hAnsi="Times New Roman" w:cs="Times New Roman"/>
          <w:smallCaps/>
        </w:rPr>
        <w:t>Týr V.</w:t>
      </w:r>
      <w:r w:rsidRPr="000A35B9">
        <w:rPr>
          <w:rFonts w:ascii="Times New Roman" w:hAnsi="Times New Roman" w:cs="Times New Roman"/>
        </w:rPr>
        <w:t xml:space="preserve"> 2021: Soupis nálezů vrubounovitých brouků (Coleoptera: Scarabaeoidea) ze západních </w:t>
      </w:r>
      <w:r w:rsidRPr="000A35B9">
        <w:rPr>
          <w:rFonts w:ascii="Times New Roman" w:hAnsi="Times New Roman" w:cs="Times New Roman"/>
        </w:rPr>
        <w:t xml:space="preserve">Čech. </w:t>
      </w:r>
      <w:r w:rsidR="008251CF">
        <w:rPr>
          <w:rFonts w:ascii="Times New Roman" w:hAnsi="Times New Roman" w:cs="Times New Roman"/>
        </w:rPr>
        <w:t>(</w:t>
      </w:r>
      <w:r w:rsidRPr="000A35B9">
        <w:rPr>
          <w:rFonts w:ascii="Times New Roman" w:hAnsi="Times New Roman" w:cs="Times New Roman"/>
        </w:rPr>
        <w:t xml:space="preserve">Inventory </w:t>
      </w:r>
      <w:r w:rsidRPr="000A35B9">
        <w:rPr>
          <w:rFonts w:ascii="Times New Roman" w:hAnsi="Times New Roman" w:cs="Times New Roman"/>
        </w:rPr>
        <w:t xml:space="preserve">of lamellicorn beetles (Coleoptera: Scarabaeoidea) from western Bohemia). </w:t>
      </w:r>
      <w:r w:rsidRPr="00B314AC">
        <w:rPr>
          <w:rFonts w:ascii="Times New Roman" w:hAnsi="Times New Roman" w:cs="Times New Roman"/>
          <w:i/>
        </w:rPr>
        <w:t>Západočeské entomologické listy</w:t>
      </w:r>
      <w:r w:rsidRPr="000A35B9">
        <w:rPr>
          <w:rFonts w:ascii="Times New Roman" w:hAnsi="Times New Roman" w:cs="Times New Roman"/>
        </w:rPr>
        <w:t xml:space="preserve"> </w:t>
      </w:r>
      <w:r w:rsidRPr="00B314AC">
        <w:rPr>
          <w:rFonts w:ascii="Times New Roman" w:hAnsi="Times New Roman" w:cs="Times New Roman"/>
          <w:b/>
        </w:rPr>
        <w:t>Supplementum 2</w:t>
      </w:r>
      <w:r w:rsidRPr="000A35B9">
        <w:rPr>
          <w:rFonts w:ascii="Times New Roman" w:hAnsi="Times New Roman" w:cs="Times New Roman"/>
        </w:rPr>
        <w:t>: 1–85.</w:t>
      </w:r>
      <w:bookmarkEnd w:id="8"/>
      <w:bookmarkEnd w:id="10"/>
      <w:bookmarkEnd w:id="24"/>
      <w:r w:rsidR="00684190">
        <w:rPr>
          <w:rFonts w:ascii="Times New Roman" w:hAnsi="Times New Roman" w:cs="Times New Roman"/>
        </w:rPr>
        <w:t xml:space="preserve"> Online: https://www.entolisty.cz.</w:t>
      </w:r>
    </w:p>
    <w:p w14:paraId="0CCF7961" w14:textId="67E4AE40" w:rsidR="00BA05D3" w:rsidRPr="000A35B9" w:rsidRDefault="002F5C63" w:rsidP="00BA05D3">
      <w:pPr>
        <w:pStyle w:val="Zkladntext"/>
        <w:rPr>
          <w:rFonts w:ascii="Times New Roman" w:hAnsi="Times New Roman" w:cs="Times New Roman"/>
        </w:rPr>
      </w:pPr>
      <w:bookmarkStart w:id="25" w:name="přílohy"/>
      <w:r>
        <w:rPr>
          <w:rFonts w:ascii="Times New Roman" w:hAnsi="Times New Roman" w:cs="Times New Roman"/>
        </w:rPr>
        <w:t>Obr. 1</w:t>
      </w:r>
      <w:r w:rsidR="00BA05D3" w:rsidRPr="000A35B9">
        <w:rPr>
          <w:rFonts w:ascii="Times New Roman" w:hAnsi="Times New Roman" w:cs="Times New Roman"/>
        </w:rPr>
        <w:t xml:space="preserve">. </w:t>
      </w:r>
      <w:proofErr w:type="gramStart"/>
      <w:r w:rsidR="00BA05D3" w:rsidRPr="000A35B9">
        <w:rPr>
          <w:rFonts w:ascii="Times New Roman" w:hAnsi="Times New Roman" w:cs="Times New Roman"/>
          <w:i/>
          <w:iCs/>
        </w:rPr>
        <w:t>Euoniticellus</w:t>
      </w:r>
      <w:proofErr w:type="gramEnd"/>
      <w:r w:rsidR="00BA05D3" w:rsidRPr="000A35B9">
        <w:rPr>
          <w:rFonts w:ascii="Times New Roman" w:hAnsi="Times New Roman" w:cs="Times New Roman"/>
          <w:i/>
          <w:iCs/>
        </w:rPr>
        <w:t xml:space="preserve"> fulvus</w:t>
      </w:r>
      <w:r w:rsidR="00BA05D3" w:rsidRPr="000A35B9">
        <w:rPr>
          <w:rFonts w:ascii="Times New Roman" w:hAnsi="Times New Roman" w:cs="Times New Roman"/>
        </w:rPr>
        <w:t xml:space="preserve"> </w:t>
      </w:r>
      <w:r w:rsidR="008251CF">
        <w:rPr>
          <w:rFonts w:ascii="Times New Roman" w:hAnsi="Times New Roman" w:cs="Times New Roman"/>
        </w:rPr>
        <w:t>(</w:t>
      </w:r>
      <w:r w:rsidR="00BA05D3" w:rsidRPr="000A35B9">
        <w:rPr>
          <w:rFonts w:ascii="Times New Roman" w:hAnsi="Times New Roman" w:cs="Times New Roman"/>
        </w:rPr>
        <w:t>Goeze, 1777</w:t>
      </w:r>
      <w:r w:rsidR="008251CF">
        <w:rPr>
          <w:rFonts w:ascii="Times New Roman" w:hAnsi="Times New Roman" w:cs="Times New Roman"/>
        </w:rPr>
        <w:t>)</w:t>
      </w:r>
      <w:r w:rsidR="00BA05D3" w:rsidRPr="000A35B9">
        <w:rPr>
          <w:rFonts w:ascii="Times New Roman" w:hAnsi="Times New Roman" w:cs="Times New Roman"/>
        </w:rPr>
        <w:t xml:space="preserve"> z l</w:t>
      </w:r>
      <w:r w:rsidR="00BA05D3">
        <w:rPr>
          <w:rFonts w:ascii="Times New Roman" w:hAnsi="Times New Roman" w:cs="Times New Roman"/>
        </w:rPr>
        <w:t>okality Horšovská obora. Foto: V</w:t>
      </w:r>
      <w:r w:rsidR="00BA05D3" w:rsidRPr="000A35B9">
        <w:rPr>
          <w:rFonts w:ascii="Times New Roman" w:hAnsi="Times New Roman" w:cs="Times New Roman"/>
        </w:rPr>
        <w:t xml:space="preserve">. </w:t>
      </w:r>
      <w:r w:rsidR="00BA05D3">
        <w:rPr>
          <w:rFonts w:ascii="Times New Roman" w:hAnsi="Times New Roman" w:cs="Times New Roman"/>
        </w:rPr>
        <w:t>Kolář</w:t>
      </w:r>
      <w:r>
        <w:rPr>
          <w:rFonts w:ascii="Times New Roman" w:hAnsi="Times New Roman" w:cs="Times New Roman"/>
        </w:rPr>
        <w:br/>
        <w:t>Fig. 1</w:t>
      </w:r>
      <w:r w:rsidR="00BA05D3" w:rsidRPr="000A35B9">
        <w:rPr>
          <w:rFonts w:ascii="Times New Roman" w:hAnsi="Times New Roman" w:cs="Times New Roman"/>
        </w:rPr>
        <w:t xml:space="preserve">. </w:t>
      </w:r>
      <w:r w:rsidR="00BA05D3" w:rsidRPr="000A35B9">
        <w:rPr>
          <w:rFonts w:ascii="Times New Roman" w:hAnsi="Times New Roman" w:cs="Times New Roman"/>
          <w:i/>
          <w:iCs/>
        </w:rPr>
        <w:t>Euoniticellus fulvus</w:t>
      </w:r>
      <w:r w:rsidR="00BA05D3" w:rsidRPr="000A35B9">
        <w:rPr>
          <w:rFonts w:ascii="Times New Roman" w:hAnsi="Times New Roman" w:cs="Times New Roman"/>
        </w:rPr>
        <w:t xml:space="preserve"> </w:t>
      </w:r>
      <w:r w:rsidR="00684190">
        <w:rPr>
          <w:rFonts w:ascii="Times New Roman" w:hAnsi="Times New Roman" w:cs="Times New Roman"/>
        </w:rPr>
        <w:t>(</w:t>
      </w:r>
      <w:r w:rsidR="00BA05D3" w:rsidRPr="000A35B9">
        <w:rPr>
          <w:rFonts w:ascii="Times New Roman" w:hAnsi="Times New Roman" w:cs="Times New Roman"/>
        </w:rPr>
        <w:t>Goeze, 1777</w:t>
      </w:r>
      <w:r w:rsidR="00684190">
        <w:rPr>
          <w:rFonts w:ascii="Times New Roman" w:hAnsi="Times New Roman" w:cs="Times New Roman"/>
        </w:rPr>
        <w:t>)</w:t>
      </w:r>
      <w:r w:rsidR="00BA05D3" w:rsidRPr="000A35B9">
        <w:rPr>
          <w:rFonts w:ascii="Times New Roman" w:hAnsi="Times New Roman" w:cs="Times New Roman"/>
        </w:rPr>
        <w:t xml:space="preserve"> from the fo</w:t>
      </w:r>
      <w:r w:rsidR="00BA05D3">
        <w:rPr>
          <w:rFonts w:ascii="Times New Roman" w:hAnsi="Times New Roman" w:cs="Times New Roman"/>
        </w:rPr>
        <w:t>rmer Horšov game reserve site. Photo: V</w:t>
      </w:r>
      <w:r w:rsidR="00BA05D3" w:rsidRPr="000A35B9">
        <w:rPr>
          <w:rFonts w:ascii="Times New Roman" w:hAnsi="Times New Roman" w:cs="Times New Roman"/>
        </w:rPr>
        <w:t xml:space="preserve">. </w:t>
      </w:r>
      <w:r w:rsidR="00BA05D3">
        <w:rPr>
          <w:rFonts w:ascii="Times New Roman" w:hAnsi="Times New Roman" w:cs="Times New Roman"/>
        </w:rPr>
        <w:t>Kolář</w:t>
      </w:r>
    </w:p>
    <w:p w14:paraId="2FBE3200" w14:textId="5403280C" w:rsidR="002F5C63" w:rsidRDefault="002F5C63" w:rsidP="00BA05D3">
      <w:pPr>
        <w:pStyle w:val="Zklad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Obr. 2</w:t>
      </w:r>
      <w:r w:rsidR="00BA05D3" w:rsidRPr="000A35B9">
        <w:rPr>
          <w:rFonts w:ascii="Times New Roman" w:hAnsi="Times New Roman" w:cs="Times New Roman"/>
        </w:rPr>
        <w:t xml:space="preserve">. </w:t>
      </w:r>
      <w:r w:rsidR="00BE0A96" w:rsidRPr="000A35B9">
        <w:rPr>
          <w:rFonts w:ascii="Times New Roman" w:hAnsi="Times New Roman" w:cs="Times New Roman"/>
        </w:rPr>
        <w:t>Roz</w:t>
      </w:r>
      <w:r w:rsidR="00BE0A96">
        <w:rPr>
          <w:rFonts w:ascii="Times New Roman" w:hAnsi="Times New Roman" w:cs="Times New Roman"/>
        </w:rPr>
        <w:t>š</w:t>
      </w:r>
      <w:r w:rsidR="00BE0A96" w:rsidRPr="000A35B9">
        <w:rPr>
          <w:rFonts w:ascii="Times New Roman" w:hAnsi="Times New Roman" w:cs="Times New Roman"/>
        </w:rPr>
        <w:t>íření</w:t>
      </w:r>
      <w:r w:rsidR="00BE0A96">
        <w:rPr>
          <w:rFonts w:ascii="Times New Roman" w:hAnsi="Times New Roman" w:cs="Times New Roman"/>
        </w:rPr>
        <w:t xml:space="preserve"> druhu</w:t>
      </w:r>
      <w:r w:rsidR="00BE0A96" w:rsidRPr="000A35B9">
        <w:rPr>
          <w:rFonts w:ascii="Times New Roman" w:hAnsi="Times New Roman" w:cs="Times New Roman"/>
        </w:rPr>
        <w:t xml:space="preserve"> </w:t>
      </w:r>
      <w:r w:rsidR="00BA05D3" w:rsidRPr="000A35B9">
        <w:rPr>
          <w:rFonts w:ascii="Times New Roman" w:hAnsi="Times New Roman" w:cs="Times New Roman"/>
          <w:i/>
          <w:iCs/>
        </w:rPr>
        <w:t>Euoniticellus fulvus</w:t>
      </w:r>
      <w:r w:rsidR="00BA05D3" w:rsidRPr="000A35B9">
        <w:rPr>
          <w:rFonts w:ascii="Times New Roman" w:hAnsi="Times New Roman" w:cs="Times New Roman"/>
        </w:rPr>
        <w:t xml:space="preserve"> </w:t>
      </w:r>
      <w:r w:rsidR="00BE0A96">
        <w:rPr>
          <w:rFonts w:ascii="Times New Roman" w:hAnsi="Times New Roman" w:cs="Times New Roman"/>
        </w:rPr>
        <w:t>(</w:t>
      </w:r>
      <w:r w:rsidR="00BA05D3" w:rsidRPr="000A35B9">
        <w:rPr>
          <w:rFonts w:ascii="Times New Roman" w:hAnsi="Times New Roman" w:cs="Times New Roman"/>
        </w:rPr>
        <w:t>Goeze, 1777</w:t>
      </w:r>
      <w:r w:rsidR="00BE0A96">
        <w:rPr>
          <w:rFonts w:ascii="Times New Roman" w:hAnsi="Times New Roman" w:cs="Times New Roman"/>
        </w:rPr>
        <w:t>)</w:t>
      </w:r>
      <w:r w:rsidR="00BA05D3" w:rsidRPr="000A35B9">
        <w:rPr>
          <w:rFonts w:ascii="Times New Roman" w:hAnsi="Times New Roman" w:cs="Times New Roman"/>
        </w:rPr>
        <w:t xml:space="preserve"> v Česku; šedé </w:t>
      </w:r>
      <w:r w:rsidR="00BA05D3" w:rsidRPr="00661DF3">
        <w:rPr>
          <w:rFonts w:ascii="Times New Roman" w:hAnsi="Times New Roman" w:cs="Times New Roman"/>
        </w:rPr>
        <w:t>čtverce</w:t>
      </w:r>
      <w:r w:rsidR="00661DF3">
        <w:rPr>
          <w:rFonts w:ascii="Times New Roman" w:hAnsi="Times New Roman" w:cs="Times New Roman"/>
        </w:rPr>
        <w:t xml:space="preserve"> </w:t>
      </w:r>
      <w:r w:rsidR="00661DF3" w:rsidRPr="00661DF3">
        <w:rPr>
          <w:rFonts w:ascii="Times New Roman" w:hAnsi="Times New Roman" w:cs="Times New Roman"/>
        </w:rPr>
        <w:t>–</w:t>
      </w:r>
      <w:r w:rsidR="00661DF3">
        <w:rPr>
          <w:rFonts w:ascii="Times New Roman" w:hAnsi="Times New Roman" w:cs="Times New Roman"/>
        </w:rPr>
        <w:t xml:space="preserve"> </w:t>
      </w:r>
      <w:r w:rsidR="00BA05D3" w:rsidRPr="00661DF3">
        <w:rPr>
          <w:rFonts w:ascii="Times New Roman" w:hAnsi="Times New Roman" w:cs="Times New Roman"/>
        </w:rPr>
        <w:t>nálezy</w:t>
      </w:r>
      <w:r w:rsidR="00BA05D3" w:rsidRPr="000A35B9">
        <w:rPr>
          <w:rFonts w:ascii="Times New Roman" w:hAnsi="Times New Roman" w:cs="Times New Roman"/>
        </w:rPr>
        <w:t xml:space="preserve"> před rokem 1975; </w:t>
      </w:r>
      <w:proofErr w:type="gramStart"/>
      <w:r w:rsidR="00BA05D3" w:rsidRPr="000A35B9">
        <w:rPr>
          <w:rFonts w:ascii="Times New Roman" w:hAnsi="Times New Roman" w:cs="Times New Roman"/>
        </w:rPr>
        <w:t xml:space="preserve">tečky </w:t>
      </w:r>
      <w:r w:rsidR="00661DF3" w:rsidRPr="00661DF3">
        <w:rPr>
          <w:rFonts w:ascii="Times New Roman" w:hAnsi="Times New Roman" w:cs="Times New Roman"/>
        </w:rPr>
        <w:t>–</w:t>
      </w:r>
      <w:r w:rsidR="00661DF3">
        <w:rPr>
          <w:rFonts w:ascii="Times New Roman" w:hAnsi="Times New Roman" w:cs="Times New Roman"/>
        </w:rPr>
        <w:t xml:space="preserve"> </w:t>
      </w:r>
      <w:r w:rsidR="00BA05D3" w:rsidRPr="000A35B9">
        <w:rPr>
          <w:rFonts w:ascii="Times New Roman" w:hAnsi="Times New Roman" w:cs="Times New Roman"/>
        </w:rPr>
        <w:t xml:space="preserve"> nálezy</w:t>
      </w:r>
      <w:proofErr w:type="gramEnd"/>
      <w:r w:rsidR="00BA05D3" w:rsidRPr="000A35B9">
        <w:rPr>
          <w:rFonts w:ascii="Times New Roman" w:hAnsi="Times New Roman" w:cs="Times New Roman"/>
        </w:rPr>
        <w:t xml:space="preserve"> od roku </w:t>
      </w:r>
      <w:r w:rsidR="00BA05D3" w:rsidRPr="000A35B9">
        <w:rPr>
          <w:rFonts w:ascii="Times New Roman" w:hAnsi="Times New Roman" w:cs="Times New Roman"/>
        </w:rPr>
        <w:t xml:space="preserve">1975; publikované údaje podle </w:t>
      </w:r>
      <w:r w:rsidR="00EC5F12" w:rsidRPr="000A35B9">
        <w:rPr>
          <w:rFonts w:ascii="Times New Roman" w:hAnsi="Times New Roman" w:cs="Times New Roman"/>
          <w:smallCaps/>
        </w:rPr>
        <w:t xml:space="preserve">Juřena </w:t>
      </w:r>
      <w:r w:rsidR="00EC5F12">
        <w:rPr>
          <w:rFonts w:ascii="Times New Roman" w:hAnsi="Times New Roman" w:cs="Times New Roman"/>
        </w:rPr>
        <w:t>et al. (2008)</w:t>
      </w:r>
      <w:r w:rsidR="00EC5F12">
        <w:rPr>
          <w:rStyle w:val="Odkaznakoment"/>
        </w:rPr>
        <w:commentReference w:id="26"/>
      </w:r>
      <w:r w:rsidR="00EC5F12">
        <w:rPr>
          <w:rFonts w:ascii="Times New Roman" w:hAnsi="Times New Roman" w:cs="Times New Roman"/>
        </w:rPr>
        <w:t xml:space="preserve">, </w:t>
      </w:r>
      <w:r w:rsidR="00EC5F12">
        <w:rPr>
          <w:rFonts w:ascii="Times New Roman" w:hAnsi="Times New Roman" w:cs="Times New Roman"/>
          <w:smallCaps/>
        </w:rPr>
        <w:t xml:space="preserve">Peřinková </w:t>
      </w:r>
      <w:r w:rsidR="00EC5F12" w:rsidRPr="000A35B9">
        <w:rPr>
          <w:rFonts w:ascii="Times New Roman" w:hAnsi="Times New Roman" w:cs="Times New Roman"/>
          <w:smallCaps/>
        </w:rPr>
        <w:t xml:space="preserve">&amp; </w:t>
      </w:r>
      <w:proofErr w:type="gramStart"/>
      <w:r w:rsidR="00EC5F12" w:rsidRPr="000A35B9">
        <w:rPr>
          <w:rFonts w:ascii="Times New Roman" w:hAnsi="Times New Roman" w:cs="Times New Roman"/>
          <w:smallCaps/>
        </w:rPr>
        <w:t xml:space="preserve">Fischer </w:t>
      </w:r>
      <w:r w:rsidR="00EC5F12" w:rsidRPr="000A35B9">
        <w:rPr>
          <w:rFonts w:ascii="Times New Roman" w:hAnsi="Times New Roman" w:cs="Times New Roman"/>
        </w:rPr>
        <w:t xml:space="preserve"> </w:t>
      </w:r>
      <w:r w:rsidR="00EC5F12">
        <w:rPr>
          <w:rFonts w:ascii="Times New Roman" w:hAnsi="Times New Roman" w:cs="Times New Roman"/>
        </w:rPr>
        <w:t>(</w:t>
      </w:r>
      <w:r w:rsidR="00EC5F12" w:rsidRPr="000A35B9">
        <w:rPr>
          <w:rFonts w:ascii="Times New Roman" w:hAnsi="Times New Roman" w:cs="Times New Roman"/>
        </w:rPr>
        <w:t>2010</w:t>
      </w:r>
      <w:proofErr w:type="gramEnd"/>
      <w:r w:rsidR="00EC5F12">
        <w:rPr>
          <w:rFonts w:ascii="Times New Roman" w:hAnsi="Times New Roman" w:cs="Times New Roman"/>
        </w:rPr>
        <w:t xml:space="preserve">), </w:t>
      </w:r>
      <w:r w:rsidR="00EC5F12">
        <w:rPr>
          <w:rFonts w:ascii="Times New Roman" w:hAnsi="Times New Roman" w:cs="Times New Roman"/>
          <w:smallCaps/>
        </w:rPr>
        <w:t xml:space="preserve">Mertlik (2019, 2020), </w:t>
      </w:r>
      <w:r w:rsidR="00EC5F12">
        <w:rPr>
          <w:rFonts w:ascii="Times New Roman" w:hAnsi="Times New Roman" w:cs="Times New Roman"/>
          <w:smallCaps/>
        </w:rPr>
        <w:t xml:space="preserve"> </w:t>
      </w:r>
      <w:r w:rsidR="00EC5F12">
        <w:rPr>
          <w:rFonts w:ascii="Times New Roman" w:hAnsi="Times New Roman" w:cs="Times New Roman"/>
          <w:smallCaps/>
        </w:rPr>
        <w:t xml:space="preserve">Ambrožová (2021), Týr (2021), </w:t>
      </w:r>
      <w:r w:rsidR="00BA05D3" w:rsidRPr="000A35B9">
        <w:rPr>
          <w:rFonts w:ascii="Times New Roman" w:hAnsi="Times New Roman" w:cs="Times New Roman"/>
          <w:smallCaps/>
        </w:rPr>
        <w:t xml:space="preserve">Koštíř </w:t>
      </w:r>
      <w:r w:rsidR="00BA05D3">
        <w:rPr>
          <w:rFonts w:ascii="Times New Roman" w:hAnsi="Times New Roman" w:cs="Times New Roman"/>
        </w:rPr>
        <w:t xml:space="preserve"> (2024), </w:t>
      </w:r>
      <w:r w:rsidR="00BA05D3">
        <w:rPr>
          <w:rFonts w:ascii="Times New Roman" w:hAnsi="Times New Roman" w:cs="Times New Roman"/>
          <w:smallCaps/>
        </w:rPr>
        <w:t>Sommer</w:t>
      </w:r>
      <w:r w:rsidR="00BA05D3" w:rsidRPr="000A35B9">
        <w:rPr>
          <w:rFonts w:ascii="Times New Roman" w:hAnsi="Times New Roman" w:cs="Times New Roman"/>
          <w:smallCaps/>
        </w:rPr>
        <w:t xml:space="preserve"> </w:t>
      </w:r>
      <w:r w:rsidR="00EC5F12">
        <w:rPr>
          <w:rFonts w:ascii="Times New Roman" w:hAnsi="Times New Roman" w:cs="Times New Roman"/>
        </w:rPr>
        <w:t xml:space="preserve">et al. (2024) </w:t>
      </w:r>
      <w:r w:rsidR="00BA05D3">
        <w:rPr>
          <w:rFonts w:ascii="Times New Roman" w:hAnsi="Times New Roman" w:cs="Times New Roman"/>
        </w:rPr>
        <w:t xml:space="preserve">a </w:t>
      </w:r>
      <w:r w:rsidR="00EC5F12" w:rsidRPr="000A35B9">
        <w:rPr>
          <w:rFonts w:ascii="Times New Roman" w:hAnsi="Times New Roman" w:cs="Times New Roman"/>
        </w:rPr>
        <w:t>A</w:t>
      </w:r>
      <w:r w:rsidR="00EC5F12">
        <w:rPr>
          <w:rFonts w:ascii="Times New Roman" w:hAnsi="Times New Roman" w:cs="Times New Roman"/>
        </w:rPr>
        <w:t>OPK</w:t>
      </w:r>
      <w:r w:rsidR="00EC5F12" w:rsidRPr="000A35B9">
        <w:rPr>
          <w:rFonts w:ascii="Times New Roman" w:hAnsi="Times New Roman" w:cs="Times New Roman"/>
        </w:rPr>
        <w:t xml:space="preserve"> ČR (2025)</w:t>
      </w:r>
      <w:r w:rsidR="00BA05D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Fig. 2</w:t>
      </w:r>
      <w:r w:rsidR="00BA05D3" w:rsidRPr="000A35B9">
        <w:rPr>
          <w:rFonts w:ascii="Times New Roman" w:hAnsi="Times New Roman" w:cs="Times New Roman"/>
        </w:rPr>
        <w:t xml:space="preserve">. Distribution of </w:t>
      </w:r>
      <w:r w:rsidR="00BA05D3" w:rsidRPr="000A35B9">
        <w:rPr>
          <w:rFonts w:ascii="Times New Roman" w:hAnsi="Times New Roman" w:cs="Times New Roman"/>
          <w:i/>
          <w:iCs/>
        </w:rPr>
        <w:t>Euoniticellus fulvus</w:t>
      </w:r>
      <w:r w:rsidR="00BA05D3" w:rsidRPr="000A35B9">
        <w:rPr>
          <w:rFonts w:ascii="Times New Roman" w:hAnsi="Times New Roman" w:cs="Times New Roman"/>
        </w:rPr>
        <w:t xml:space="preserve"> </w:t>
      </w:r>
      <w:ins w:id="27" w:author="Lenovo" w:date="2026-04-27T11:09:00Z">
        <w:r w:rsidR="001401FF">
          <w:rPr>
            <w:rFonts w:ascii="Times New Roman" w:hAnsi="Times New Roman" w:cs="Times New Roman"/>
          </w:rPr>
          <w:t>(</w:t>
        </w:r>
      </w:ins>
      <w:r w:rsidR="00BA05D3" w:rsidRPr="000A35B9">
        <w:rPr>
          <w:rFonts w:ascii="Times New Roman" w:hAnsi="Times New Roman" w:cs="Times New Roman"/>
        </w:rPr>
        <w:t>Goeze, 1777</w:t>
      </w:r>
      <w:ins w:id="28" w:author="Lenovo" w:date="2026-04-27T11:09:00Z">
        <w:r w:rsidR="001401FF">
          <w:rPr>
            <w:rFonts w:ascii="Times New Roman" w:hAnsi="Times New Roman" w:cs="Times New Roman"/>
          </w:rPr>
          <w:t>)</w:t>
        </w:r>
      </w:ins>
      <w:r w:rsidR="00BA05D3" w:rsidRPr="000A35B9">
        <w:rPr>
          <w:rFonts w:ascii="Times New Roman" w:hAnsi="Times New Roman" w:cs="Times New Roman"/>
        </w:rPr>
        <w:t xml:space="preserve"> in Czechia; grey </w:t>
      </w:r>
      <w:r w:rsidR="00E17C9F">
        <w:rPr>
          <w:rFonts w:ascii="Times New Roman" w:hAnsi="Times New Roman" w:cs="Times New Roman"/>
        </w:rPr>
        <w:t>squares</w:t>
      </w:r>
      <w:r w:rsidR="00E17C9F" w:rsidRPr="000A35B9">
        <w:rPr>
          <w:rFonts w:ascii="Times New Roman" w:hAnsi="Times New Roman" w:cs="Times New Roman"/>
        </w:rPr>
        <w:t xml:space="preserve"> </w:t>
      </w:r>
      <w:r w:rsidR="00661DF3" w:rsidRPr="00661DF3">
        <w:rPr>
          <w:rFonts w:ascii="Times New Roman" w:hAnsi="Times New Roman" w:cs="Times New Roman"/>
        </w:rPr>
        <w:t>–</w:t>
      </w:r>
      <w:r w:rsidR="00661DF3">
        <w:rPr>
          <w:rFonts w:ascii="Times New Roman" w:hAnsi="Times New Roman" w:cs="Times New Roman"/>
        </w:rPr>
        <w:t xml:space="preserve"> </w:t>
      </w:r>
      <w:r w:rsidR="00BA05D3" w:rsidRPr="000A35B9">
        <w:rPr>
          <w:rFonts w:ascii="Times New Roman" w:hAnsi="Times New Roman" w:cs="Times New Roman"/>
        </w:rPr>
        <w:t xml:space="preserve"> occurrence before 1975; dots </w:t>
      </w:r>
      <w:r w:rsidR="00661DF3">
        <w:rPr>
          <w:rFonts w:ascii="Times New Roman" w:hAnsi="Times New Roman" w:cs="Times New Roman"/>
        </w:rPr>
        <w:t>–</w:t>
      </w:r>
      <w:r w:rsidR="00BA05D3" w:rsidRPr="000A35B9">
        <w:rPr>
          <w:rFonts w:ascii="Times New Roman" w:hAnsi="Times New Roman" w:cs="Times New Roman"/>
        </w:rPr>
        <w:t xml:space="preserve"> occurrence from 1975; published records </w:t>
      </w:r>
      <w:r w:rsidR="00E17C9F">
        <w:rPr>
          <w:rFonts w:ascii="Times New Roman" w:hAnsi="Times New Roman" w:cs="Times New Roman"/>
        </w:rPr>
        <w:t>after</w:t>
      </w:r>
      <w:r w:rsidR="00EC5F12">
        <w:rPr>
          <w:rFonts w:ascii="Times New Roman" w:hAnsi="Times New Roman" w:cs="Times New Roman"/>
        </w:rPr>
        <w:t xml:space="preserve"> </w:t>
      </w:r>
      <w:r w:rsidR="00EC5F12" w:rsidRPr="000A35B9">
        <w:rPr>
          <w:rFonts w:ascii="Times New Roman" w:hAnsi="Times New Roman" w:cs="Times New Roman"/>
          <w:smallCaps/>
        </w:rPr>
        <w:t xml:space="preserve">Juřena </w:t>
      </w:r>
      <w:r w:rsidR="00EC5F12">
        <w:rPr>
          <w:rFonts w:ascii="Times New Roman" w:hAnsi="Times New Roman" w:cs="Times New Roman"/>
        </w:rPr>
        <w:t>et al. (2008)</w:t>
      </w:r>
      <w:r w:rsidR="00EC5F12">
        <w:rPr>
          <w:rStyle w:val="Odkaznakoment"/>
        </w:rPr>
        <w:commentReference w:id="29"/>
      </w:r>
      <w:r w:rsidR="00EC5F12">
        <w:rPr>
          <w:rFonts w:ascii="Times New Roman" w:hAnsi="Times New Roman" w:cs="Times New Roman"/>
        </w:rPr>
        <w:t xml:space="preserve">, </w:t>
      </w:r>
      <w:r w:rsidR="00EC5F12">
        <w:rPr>
          <w:rFonts w:ascii="Times New Roman" w:hAnsi="Times New Roman" w:cs="Times New Roman"/>
          <w:smallCaps/>
        </w:rPr>
        <w:t xml:space="preserve">Peřinková </w:t>
      </w:r>
      <w:r w:rsidR="00EC5F12" w:rsidRPr="000A35B9">
        <w:rPr>
          <w:rFonts w:ascii="Times New Roman" w:hAnsi="Times New Roman" w:cs="Times New Roman"/>
          <w:smallCaps/>
        </w:rPr>
        <w:t xml:space="preserve">&amp; </w:t>
      </w:r>
      <w:proofErr w:type="gramStart"/>
      <w:r w:rsidR="00EC5F12" w:rsidRPr="000A35B9">
        <w:rPr>
          <w:rFonts w:ascii="Times New Roman" w:hAnsi="Times New Roman" w:cs="Times New Roman"/>
          <w:smallCaps/>
        </w:rPr>
        <w:t xml:space="preserve">Fischer </w:t>
      </w:r>
      <w:r w:rsidR="00EC5F12" w:rsidRPr="000A35B9">
        <w:rPr>
          <w:rFonts w:ascii="Times New Roman" w:hAnsi="Times New Roman" w:cs="Times New Roman"/>
        </w:rPr>
        <w:t xml:space="preserve"> </w:t>
      </w:r>
      <w:r w:rsidR="00EC5F12">
        <w:rPr>
          <w:rFonts w:ascii="Times New Roman" w:hAnsi="Times New Roman" w:cs="Times New Roman"/>
        </w:rPr>
        <w:t>(</w:t>
      </w:r>
      <w:r w:rsidR="00EC5F12" w:rsidRPr="000A35B9">
        <w:rPr>
          <w:rFonts w:ascii="Times New Roman" w:hAnsi="Times New Roman" w:cs="Times New Roman"/>
        </w:rPr>
        <w:t>2010</w:t>
      </w:r>
      <w:proofErr w:type="gramEnd"/>
      <w:r w:rsidR="00EC5F12">
        <w:rPr>
          <w:rFonts w:ascii="Times New Roman" w:hAnsi="Times New Roman" w:cs="Times New Roman"/>
        </w:rPr>
        <w:t xml:space="preserve">), </w:t>
      </w:r>
      <w:r w:rsidR="00EC5F12">
        <w:rPr>
          <w:rFonts w:ascii="Times New Roman" w:hAnsi="Times New Roman" w:cs="Times New Roman"/>
          <w:smallCaps/>
        </w:rPr>
        <w:t xml:space="preserve">Mertlik (2019, 2020),  Ambrožová (2021), Týr (2021), </w:t>
      </w:r>
      <w:r w:rsidR="00EC5F12" w:rsidRPr="000A35B9">
        <w:rPr>
          <w:rFonts w:ascii="Times New Roman" w:hAnsi="Times New Roman" w:cs="Times New Roman"/>
          <w:smallCaps/>
        </w:rPr>
        <w:t xml:space="preserve">Koštíř </w:t>
      </w:r>
      <w:r w:rsidR="00EC5F12">
        <w:rPr>
          <w:rFonts w:ascii="Times New Roman" w:hAnsi="Times New Roman" w:cs="Times New Roman"/>
        </w:rPr>
        <w:t xml:space="preserve"> (2024), </w:t>
      </w:r>
      <w:r w:rsidR="00EC5F12">
        <w:rPr>
          <w:rFonts w:ascii="Times New Roman" w:hAnsi="Times New Roman" w:cs="Times New Roman"/>
          <w:smallCaps/>
        </w:rPr>
        <w:t>Sommer</w:t>
      </w:r>
      <w:r w:rsidR="00EC5F12" w:rsidRPr="000A35B9">
        <w:rPr>
          <w:rFonts w:ascii="Times New Roman" w:hAnsi="Times New Roman" w:cs="Times New Roman"/>
          <w:smallCaps/>
        </w:rPr>
        <w:t xml:space="preserve"> </w:t>
      </w:r>
      <w:r w:rsidR="00EC5F12">
        <w:rPr>
          <w:rFonts w:ascii="Times New Roman" w:hAnsi="Times New Roman" w:cs="Times New Roman"/>
        </w:rPr>
        <w:t>et al. (2024)</w:t>
      </w:r>
      <w:r w:rsidR="00ED3938">
        <w:rPr>
          <w:rFonts w:ascii="Times New Roman" w:hAnsi="Times New Roman" w:cs="Times New Roman"/>
        </w:rPr>
        <w:t>,</w:t>
      </w:r>
      <w:bookmarkStart w:id="30" w:name="_GoBack"/>
      <w:bookmarkEnd w:id="30"/>
      <w:r w:rsidR="00EC5F12">
        <w:rPr>
          <w:rFonts w:ascii="Times New Roman" w:hAnsi="Times New Roman" w:cs="Times New Roman"/>
        </w:rPr>
        <w:t xml:space="preserve"> a</w:t>
      </w:r>
      <w:r w:rsidR="00EC5F12">
        <w:rPr>
          <w:rFonts w:ascii="Times New Roman" w:hAnsi="Times New Roman" w:cs="Times New Roman"/>
        </w:rPr>
        <w:t>nd</w:t>
      </w:r>
      <w:r w:rsidR="00EC5F12">
        <w:rPr>
          <w:rFonts w:ascii="Times New Roman" w:hAnsi="Times New Roman" w:cs="Times New Roman"/>
        </w:rPr>
        <w:t xml:space="preserve"> </w:t>
      </w:r>
      <w:r w:rsidR="00EC5F12" w:rsidRPr="000A35B9">
        <w:rPr>
          <w:rFonts w:ascii="Times New Roman" w:hAnsi="Times New Roman" w:cs="Times New Roman"/>
        </w:rPr>
        <w:t>A</w:t>
      </w:r>
      <w:r w:rsidR="00EC5F12">
        <w:rPr>
          <w:rFonts w:ascii="Times New Roman" w:hAnsi="Times New Roman" w:cs="Times New Roman"/>
        </w:rPr>
        <w:t>OPK</w:t>
      </w:r>
      <w:r w:rsidR="00EC5F12" w:rsidRPr="000A35B9">
        <w:rPr>
          <w:rFonts w:ascii="Times New Roman" w:hAnsi="Times New Roman" w:cs="Times New Roman"/>
        </w:rPr>
        <w:t xml:space="preserve"> ČR (2025)</w:t>
      </w:r>
      <w:r w:rsidR="00EC5F12">
        <w:rPr>
          <w:rFonts w:ascii="Times New Roman" w:hAnsi="Times New Roman" w:cs="Times New Roman"/>
        </w:rPr>
        <w:t>.</w:t>
      </w:r>
    </w:p>
    <w:p w14:paraId="667B3592" w14:textId="04606BBE" w:rsidR="00BA05D3" w:rsidRPr="000A35B9" w:rsidRDefault="002F5C63" w:rsidP="004D61B8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Obr. 3</w:t>
      </w:r>
      <w:r w:rsidRPr="000A35B9">
        <w:rPr>
          <w:rFonts w:ascii="Times New Roman" w:hAnsi="Times New Roman" w:cs="Times New Roman"/>
        </w:rPr>
        <w:t>. Bývalá Horšov</w:t>
      </w:r>
      <w:r>
        <w:rPr>
          <w:rFonts w:ascii="Times New Roman" w:hAnsi="Times New Roman" w:cs="Times New Roman"/>
        </w:rPr>
        <w:t>ská obora. Foto: J. Gaigr</w:t>
      </w:r>
      <w:r>
        <w:rPr>
          <w:rFonts w:ascii="Times New Roman" w:hAnsi="Times New Roman" w:cs="Times New Roman"/>
        </w:rPr>
        <w:br/>
        <w:t>Fig. 3</w:t>
      </w:r>
      <w:r w:rsidRPr="000A35B9">
        <w:rPr>
          <w:rFonts w:ascii="Times New Roman" w:hAnsi="Times New Roman" w:cs="Times New Roman"/>
        </w:rPr>
        <w:t xml:space="preserve">. Former Horšov game reserve. </w:t>
      </w:r>
      <w:r>
        <w:rPr>
          <w:rFonts w:ascii="Times New Roman" w:hAnsi="Times New Roman" w:cs="Times New Roman"/>
        </w:rPr>
        <w:t>Ph</w:t>
      </w:r>
      <w:r w:rsidRPr="000A35B9">
        <w:rPr>
          <w:rFonts w:ascii="Times New Roman" w:hAnsi="Times New Roman" w:cs="Times New Roman"/>
        </w:rPr>
        <w:t>oto: J. Gaigr</w:t>
      </w:r>
      <w:bookmarkEnd w:id="25"/>
    </w:p>
    <w:sectPr w:rsidR="00BA05D3" w:rsidRPr="000A35B9">
      <w:pgSz w:w="12240" w:h="15840"/>
      <w:pgMar w:top="1417" w:right="1417" w:bottom="1417" w:left="1417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Lenovo" w:date="2026-04-27T09:20:00Z" w:initials="L">
    <w:p w14:paraId="0B640BE5" w14:textId="1DE908E7" w:rsidR="00E0318F" w:rsidRDefault="00E0318F">
      <w:pPr>
        <w:pStyle w:val="Textkomente"/>
      </w:pPr>
      <w:r>
        <w:rPr>
          <w:rStyle w:val="Odkaznakoment"/>
        </w:rPr>
        <w:annotationRef/>
      </w:r>
      <w:r w:rsidR="00927A02">
        <w:t>V key words</w:t>
      </w:r>
      <w:r>
        <w:t xml:space="preserve"> neopakovat termíny použité v nadpisu příspěvku.</w:t>
      </w:r>
    </w:p>
  </w:comment>
  <w:comment w:id="3" w:author="Lenovo" w:date="2026-04-27T09:42:00Z" w:initials="L">
    <w:p w14:paraId="4AF3E089" w14:textId="4578CCA8" w:rsidR="002D6320" w:rsidRDefault="002D6320">
      <w:pPr>
        <w:pStyle w:val="Textkomente"/>
      </w:pPr>
      <w:r>
        <w:rPr>
          <w:rStyle w:val="Odkaznakoment"/>
        </w:rPr>
        <w:annotationRef/>
      </w:r>
      <w:r>
        <w:t xml:space="preserve">Chtělo </w:t>
      </w:r>
      <w:r w:rsidR="00466F1C">
        <w:t xml:space="preserve">by to nějakou </w:t>
      </w:r>
      <w:proofErr w:type="gramStart"/>
      <w:r w:rsidR="00466F1C">
        <w:t>citaci...např.</w:t>
      </w:r>
      <w:proofErr w:type="gramEnd"/>
      <w:r w:rsidR="00466F1C">
        <w:t xml:space="preserve"> z hlediska uváděného rozšíření nebo zmiňovaného projektu.</w:t>
      </w:r>
    </w:p>
  </w:comment>
  <w:comment w:id="4" w:author="Lenovo" w:date="2026-04-27T09:59:00Z" w:initials="L">
    <w:p w14:paraId="7B15656D" w14:textId="037E8AF0" w:rsidR="008F3A4F" w:rsidRDefault="008F3A4F">
      <w:pPr>
        <w:pStyle w:val="Textkomente"/>
      </w:pPr>
      <w:r>
        <w:rPr>
          <w:rStyle w:val="Odkaznakoment"/>
        </w:rPr>
        <w:annotationRef/>
      </w:r>
      <w:r>
        <w:t>není vlastní název, jen obecné označení</w:t>
      </w:r>
    </w:p>
  </w:comment>
  <w:comment w:id="5" w:author="Lenovo" w:date="2026-04-27T09:54:00Z" w:initials="L">
    <w:p w14:paraId="205A3C45" w14:textId="04E21FCE" w:rsidR="00536409" w:rsidRDefault="00536409" w:rsidP="00536409">
      <w:pPr>
        <w:pStyle w:val="Textkomente"/>
      </w:pPr>
      <w:r>
        <w:rPr>
          <w:rStyle w:val="Odkaznakoment"/>
        </w:rPr>
        <w:annotationRef/>
      </w:r>
      <w:r>
        <w:t>Buď „</w:t>
      </w:r>
      <w:r>
        <w:rPr>
          <w:rFonts w:ascii="Times New Roman" w:hAnsi="Times New Roman" w:cs="Times New Roman"/>
        </w:rPr>
        <w:t>v nadmořské výšce 800 m“, nebo „ve výšce 800 m n. m.“. Psát tam obojí je zbytečné.</w:t>
      </w:r>
    </w:p>
  </w:comment>
  <w:comment w:id="6" w:author="Lenovo" w:date="2026-04-27T10:02:00Z" w:initials="L">
    <w:p w14:paraId="64D9AEDD" w14:textId="6CD0A296" w:rsidR="00243CC9" w:rsidRDefault="00243CC9">
      <w:pPr>
        <w:pStyle w:val="Textkomente"/>
      </w:pPr>
      <w:r>
        <w:rPr>
          <w:rStyle w:val="Odkaznakoment"/>
        </w:rPr>
        <w:annotationRef/>
      </w:r>
      <w:r>
        <w:t>symboly pro souřadnice (minuty, sekundy) uvést v požadovaném formátu</w:t>
      </w:r>
    </w:p>
  </w:comment>
  <w:comment w:id="17" w:author="Lenovo" w:date="2026-04-27T10:20:00Z" w:initials="L">
    <w:p w14:paraId="75AA77BB" w14:textId="589D4473" w:rsidR="00B50245" w:rsidRDefault="00B50245">
      <w:pPr>
        <w:pStyle w:val="Textkomente"/>
      </w:pPr>
      <w:r>
        <w:rPr>
          <w:rStyle w:val="Odkaznakoment"/>
        </w:rPr>
        <w:annotationRef/>
      </w:r>
      <w:r>
        <w:t>neúplný zdroj, nutno doplnit</w:t>
      </w:r>
    </w:p>
  </w:comment>
  <w:comment w:id="22" w:author="Lenovo" w:date="2026-04-27T10:53:00Z" w:initials="L">
    <w:p w14:paraId="7C1EB441" w14:textId="3B4F1699" w:rsidR="000A673F" w:rsidRDefault="000A673F">
      <w:pPr>
        <w:pStyle w:val="Textkomente"/>
      </w:pPr>
      <w:r>
        <w:rPr>
          <w:rStyle w:val="Odkaznakoment"/>
        </w:rPr>
        <w:annotationRef/>
      </w:r>
      <w:r>
        <w:t>neúplný zdroj, nutno doplnit</w:t>
      </w:r>
    </w:p>
  </w:comment>
  <w:comment w:id="26" w:author="Lenovo" w:date="2026-04-27T11:15:00Z" w:initials="L">
    <w:p w14:paraId="0F851380" w14:textId="77777777" w:rsidR="00EC5F12" w:rsidRDefault="00EC5F12" w:rsidP="00EC5F12">
      <w:pPr>
        <w:pStyle w:val="Textkomente"/>
      </w:pPr>
      <w:r>
        <w:rPr>
          <w:rStyle w:val="Odkaznakoment"/>
        </w:rPr>
        <w:annotationRef/>
      </w:r>
      <w:r>
        <w:t>zdroje nějak seřadit, nejlépe chronologicky</w:t>
      </w:r>
    </w:p>
  </w:comment>
  <w:comment w:id="29" w:author="Lenovo" w:date="2026-04-27T11:15:00Z" w:initials="L">
    <w:p w14:paraId="310392CD" w14:textId="77777777" w:rsidR="00EC5F12" w:rsidRDefault="00EC5F12" w:rsidP="00EC5F12">
      <w:pPr>
        <w:pStyle w:val="Textkomente"/>
      </w:pPr>
      <w:r>
        <w:rPr>
          <w:rStyle w:val="Odkaznakoment"/>
        </w:rPr>
        <w:annotationRef/>
      </w:r>
      <w:r>
        <w:t>zdroje nějak seřadit, nejlépe chronologicky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B640BE5" w15:done="1"/>
  <w15:commentEx w15:paraId="4AF3E089" w15:done="1"/>
  <w15:commentEx w15:paraId="7B15656D" w15:done="1"/>
  <w15:commentEx w15:paraId="205A3C45" w15:done="1"/>
  <w15:commentEx w15:paraId="64D9AEDD" w15:done="1"/>
  <w15:commentEx w15:paraId="75AA77BB" w15:done="1"/>
  <w15:commentEx w15:paraId="7C1EB441" w15:done="1"/>
  <w15:commentEx w15:paraId="0F851380" w15:done="1"/>
  <w15:commentEx w15:paraId="310392CD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3EE5A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enovo">
    <w15:presenceInfo w15:providerId="Windows Live" w15:userId="667d3a83486d57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C42"/>
    <w:rsid w:val="00054AF7"/>
    <w:rsid w:val="00060CC7"/>
    <w:rsid w:val="000A35B9"/>
    <w:rsid w:val="000A673F"/>
    <w:rsid w:val="001063AB"/>
    <w:rsid w:val="001401FF"/>
    <w:rsid w:val="00140255"/>
    <w:rsid w:val="00140DE7"/>
    <w:rsid w:val="0018398F"/>
    <w:rsid w:val="001B0786"/>
    <w:rsid w:val="001C4423"/>
    <w:rsid w:val="001C7772"/>
    <w:rsid w:val="001D241F"/>
    <w:rsid w:val="001F099A"/>
    <w:rsid w:val="00213512"/>
    <w:rsid w:val="00243CC9"/>
    <w:rsid w:val="00274ED8"/>
    <w:rsid w:val="002D0506"/>
    <w:rsid w:val="002D6320"/>
    <w:rsid w:val="002F3D60"/>
    <w:rsid w:val="002F5C63"/>
    <w:rsid w:val="00342D10"/>
    <w:rsid w:val="00372400"/>
    <w:rsid w:val="00387EF1"/>
    <w:rsid w:val="003B6420"/>
    <w:rsid w:val="003D364B"/>
    <w:rsid w:val="00430024"/>
    <w:rsid w:val="004330D9"/>
    <w:rsid w:val="00466F1C"/>
    <w:rsid w:val="00491473"/>
    <w:rsid w:val="004A663B"/>
    <w:rsid w:val="004D61B8"/>
    <w:rsid w:val="004E00F9"/>
    <w:rsid w:val="005151FD"/>
    <w:rsid w:val="00536409"/>
    <w:rsid w:val="00540F20"/>
    <w:rsid w:val="00545428"/>
    <w:rsid w:val="00547E87"/>
    <w:rsid w:val="005A33F2"/>
    <w:rsid w:val="005D2C96"/>
    <w:rsid w:val="005E4DEB"/>
    <w:rsid w:val="00661DF3"/>
    <w:rsid w:val="00680542"/>
    <w:rsid w:val="00684190"/>
    <w:rsid w:val="006A6208"/>
    <w:rsid w:val="006A7840"/>
    <w:rsid w:val="006B27ED"/>
    <w:rsid w:val="00706F36"/>
    <w:rsid w:val="0072642D"/>
    <w:rsid w:val="007B1B23"/>
    <w:rsid w:val="007D5DCC"/>
    <w:rsid w:val="008251CF"/>
    <w:rsid w:val="00867EDD"/>
    <w:rsid w:val="008D0680"/>
    <w:rsid w:val="008F3A4F"/>
    <w:rsid w:val="008F7270"/>
    <w:rsid w:val="009253E4"/>
    <w:rsid w:val="00927A02"/>
    <w:rsid w:val="009B1F42"/>
    <w:rsid w:val="009C3668"/>
    <w:rsid w:val="009D0C15"/>
    <w:rsid w:val="00A00E9C"/>
    <w:rsid w:val="00A810C9"/>
    <w:rsid w:val="00AC1570"/>
    <w:rsid w:val="00AF4433"/>
    <w:rsid w:val="00B2239F"/>
    <w:rsid w:val="00B314AC"/>
    <w:rsid w:val="00B47893"/>
    <w:rsid w:val="00B50245"/>
    <w:rsid w:val="00B71384"/>
    <w:rsid w:val="00B80B0C"/>
    <w:rsid w:val="00BA05D3"/>
    <w:rsid w:val="00BA74F4"/>
    <w:rsid w:val="00BD4DD6"/>
    <w:rsid w:val="00BE0A96"/>
    <w:rsid w:val="00BE1483"/>
    <w:rsid w:val="00C32BEC"/>
    <w:rsid w:val="00CC7059"/>
    <w:rsid w:val="00D23C6E"/>
    <w:rsid w:val="00D43109"/>
    <w:rsid w:val="00D87124"/>
    <w:rsid w:val="00DD4A2B"/>
    <w:rsid w:val="00DE4678"/>
    <w:rsid w:val="00E0318F"/>
    <w:rsid w:val="00E17C9F"/>
    <w:rsid w:val="00E24CF6"/>
    <w:rsid w:val="00E52C42"/>
    <w:rsid w:val="00E6469A"/>
    <w:rsid w:val="00E709C2"/>
    <w:rsid w:val="00EA292D"/>
    <w:rsid w:val="00EC5F12"/>
    <w:rsid w:val="00ED3938"/>
    <w:rsid w:val="00ED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820E8"/>
  <w15:docId w15:val="{2FEBC391-B28C-441A-8815-7B71C435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c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Zkladntext"/>
    <w:link w:val="Podnadpis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Odkaznakoment">
    <w:name w:val="annotation reference"/>
    <w:basedOn w:val="Standardnpsmoodstavce"/>
    <w:semiHidden/>
    <w:unhideWhenUsed/>
    <w:rsid w:val="00B80B0C"/>
    <w:rPr>
      <w:sz w:val="16"/>
      <w:szCs w:val="16"/>
    </w:rPr>
  </w:style>
  <w:style w:type="paragraph" w:styleId="Textkomente">
    <w:name w:val="annotation text"/>
    <w:basedOn w:val="Normln"/>
    <w:link w:val="TextkomenteChar"/>
    <w:semiHidden/>
    <w:unhideWhenUsed/>
    <w:rsid w:val="00B80B0C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semiHidden/>
    <w:rsid w:val="00B80B0C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semiHidden/>
    <w:unhideWhenUsed/>
    <w:rsid w:val="00B80B0C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semiHidden/>
    <w:rsid w:val="00B80B0C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semiHidden/>
    <w:unhideWhenUsed/>
    <w:rsid w:val="00B80B0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semiHidden/>
    <w:rsid w:val="00B80B0C"/>
    <w:rPr>
      <w:rFonts w:ascii="Segoe UI" w:hAnsi="Segoe UI" w:cs="Segoe UI"/>
      <w:sz w:val="18"/>
      <w:szCs w:val="18"/>
    </w:rPr>
  </w:style>
  <w:style w:type="character" w:customStyle="1" w:styleId="ZkladntextChar">
    <w:name w:val="Základní text Char"/>
    <w:basedOn w:val="Standardnpsmoodstavce"/>
    <w:link w:val="Zkladntext"/>
    <w:rsid w:val="00BA0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nas.gaigr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bif.org/occurrence/490821549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nature.cz/nd/find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9F173-C95E-4139-B444-2D1F897D4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1193</Words>
  <Characters>6801</Characters>
  <Application>Microsoft Office Word</Application>
  <DocSecurity>0</DocSecurity>
  <Lines>56</Lines>
  <Paragraphs>15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1</vt:i4>
      </vt:variant>
    </vt:vector>
  </HeadingPairs>
  <TitlesOfParts>
    <vt:vector size="2" baseType="lpstr">
      <vt:lpstr>První nález Euoniticellus fulvus (Coleoptera: Scarabaeidae) v západních Čechách po půl století</vt:lpstr>
      <vt:lpstr>LITERATURA</vt:lpstr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První nález Euoniticellus fulvus (Coleoptera: Scarabaeidae) v západních Čechách po půl století</dc:title>
  <dc:creator>Jonáš Gaigr</dc:creator>
  <cp:keywords/>
  <cp:lastModifiedBy>Jonáš Gaigr2</cp:lastModifiedBy>
  <cp:revision>9</cp:revision>
  <dcterms:created xsi:type="dcterms:W3CDTF">2026-04-27T10:21:00Z</dcterms:created>
  <dcterms:modified xsi:type="dcterms:W3CDTF">2026-04-27T21:29:00Z</dcterms:modified>
  <dc:language>cs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czech_faunistic_author_year.csl</vt:lpwstr>
  </property>
  <property fmtid="{D5CDD505-2E9C-101B-9397-08002B2CF9AE}" pid="4" name="date">
    <vt:lpwstr>01. 11. 2025</vt:lpwstr>
  </property>
  <property fmtid="{D5CDD505-2E9C-101B-9397-08002B2CF9AE}" pid="5" name="output">
    <vt:lpwstr/>
  </property>
  <property fmtid="{D5CDD505-2E9C-101B-9397-08002B2CF9AE}" pid="6" name="GrammarlyDocumentId">
    <vt:lpwstr>f6cba9ec-86f6-48a8-b745-57ce7aba0c91</vt:lpwstr>
  </property>
</Properties>
</file>
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8AAB6A" w14:textId="2E043D62" w:rsidR="00E52C42" w:rsidRDefault="00372400" w:rsidP="00C73112">
      <w:pPr>
        <w:pStyle w:val="Nzev"/>
        <w:spacing w:after="0"/>
        <w:jc w:val="left"/>
        <w:rPr>
          <w:rFonts w:ascii="Times New Roman" w:hAnsi="Times New Roman" w:cs="Times New Roman"/>
          <w:b/>
          <w:sz w:val="24"/>
          <w:szCs w:val="24"/>
        </w:rPr>
      </w:pPr>
      <w:r w:rsidRPr="00C73112">
        <w:rPr>
          <w:rFonts w:ascii="Times New Roman" w:hAnsi="Times New Roman" w:cs="Times New Roman"/>
          <w:b/>
          <w:sz w:val="24"/>
          <w:szCs w:val="24"/>
        </w:rPr>
        <w:t>První nález</w:t>
      </w:r>
      <w:r w:rsidR="0072642D" w:rsidRPr="00C73112">
        <w:rPr>
          <w:rFonts w:ascii="Times New Roman" w:hAnsi="Times New Roman" w:cs="Times New Roman"/>
          <w:b/>
          <w:sz w:val="24"/>
          <w:szCs w:val="24"/>
        </w:rPr>
        <w:t xml:space="preserve"> </w:t>
      </w:r>
      <w:commentRangeStart w:id="0"/>
      <w:r w:rsidR="0072642D" w:rsidRPr="00C73112">
        <w:rPr>
          <w:rFonts w:ascii="Times New Roman" w:hAnsi="Times New Roman" w:cs="Times New Roman"/>
          <w:b/>
          <w:sz w:val="24"/>
          <w:szCs w:val="24"/>
        </w:rPr>
        <w:t>skvrnaře</w:t>
      </w:r>
      <w:r w:rsidR="00A57528">
        <w:rPr>
          <w:rFonts w:ascii="Times New Roman" w:hAnsi="Times New Roman" w:cs="Times New Roman"/>
          <w:b/>
          <w:sz w:val="24"/>
          <w:szCs w:val="24"/>
        </w:rPr>
        <w:t xml:space="preserve"> </w:t>
      </w:r>
      <w:commentRangeEnd w:id="0"/>
      <w:r w:rsidR="00A57528">
        <w:rPr>
          <w:rStyle w:val="Odkaznakoment"/>
          <w:rFonts w:ascii="Times New Roman" w:hAnsi="Times New Roman" w:cs="Times New Roman"/>
          <w:b/>
          <w:sz w:val="24"/>
          <w:szCs w:val="24"/>
        </w:rPr>
        <w:commentReference w:id="0"/>
      </w:r>
      <w:ins w:id="1" w:author="Bolbelasmus" w:date="2026-05-17T08:29:00Z">
        <w:r w:rsidR="00A57528">
          <w:rPr>
            <w:rFonts w:ascii="Times New Roman" w:hAnsi="Times New Roman" w:cs="Times New Roman"/>
            <w:b/>
            <w:sz w:val="24"/>
            <w:szCs w:val="24"/>
          </w:rPr>
          <w:t>–</w:t>
        </w:r>
      </w:ins>
      <w:r w:rsidRPr="00C73112">
        <w:rPr>
          <w:rFonts w:ascii="Times New Roman" w:hAnsi="Times New Roman" w:cs="Times New Roman"/>
          <w:b/>
          <w:sz w:val="24"/>
          <w:szCs w:val="24"/>
        </w:rPr>
        <w:t xml:space="preserve"> </w:t>
      </w:r>
      <w:r w:rsidRPr="00C73112">
        <w:rPr>
          <w:rFonts w:ascii="Times New Roman" w:hAnsi="Times New Roman" w:cs="Times New Roman"/>
          <w:b/>
          <w:i/>
          <w:iCs/>
          <w:sz w:val="24"/>
          <w:szCs w:val="24"/>
        </w:rPr>
        <w:t>Euoniticellus fulvus</w:t>
      </w:r>
      <w:r w:rsidRPr="00C73112">
        <w:rPr>
          <w:rFonts w:ascii="Times New Roman" w:hAnsi="Times New Roman" w:cs="Times New Roman"/>
          <w:b/>
          <w:sz w:val="24"/>
          <w:szCs w:val="24"/>
        </w:rPr>
        <w:t xml:space="preserve"> (Coleoptera: Scarabaeidae) v západních Čechách po půl sto</w:t>
      </w:r>
      <w:commentRangeStart w:id="2"/>
      <w:r w:rsidRPr="00C73112">
        <w:rPr>
          <w:rFonts w:ascii="Times New Roman" w:hAnsi="Times New Roman" w:cs="Times New Roman"/>
          <w:b/>
          <w:sz w:val="24"/>
          <w:szCs w:val="24"/>
        </w:rPr>
        <w:t>letí</w:t>
      </w:r>
      <w:commentRangeEnd w:id="2"/>
      <w:r w:rsidR="006760C8">
        <w:rPr>
          <w:rStyle w:val="Odkaznakoment"/>
          <w:rFonts w:ascii="Times New Roman" w:hAnsi="Times New Roman" w:cs="Times New Roman"/>
          <w:b/>
          <w:sz w:val="24"/>
          <w:szCs w:val="24"/>
        </w:rPr>
        <w:commentReference w:id="2"/>
      </w:r>
    </w:p>
    <w:p w14:paraId="36AC72CA" w14:textId="739467F0" w:rsidR="00C73112" w:rsidRPr="006737FA" w:rsidRDefault="006737FA" w:rsidP="006737FA">
      <w:pPr>
        <w:pStyle w:val="Zkladntext"/>
        <w:rPr>
          <w:rFonts w:ascii="Times New Roman" w:hAnsi="Times New Roman" w:cs="Times New Roman"/>
          <w:b/>
        </w:rPr>
      </w:pPr>
      <w:r w:rsidRPr="006737FA">
        <w:rPr>
          <w:rFonts w:ascii="Times New Roman" w:hAnsi="Times New Roman" w:cs="Times New Roman"/>
          <w:b/>
        </w:rPr>
        <w:t>First record of</w:t>
      </w:r>
      <w:r>
        <w:rPr>
          <w:rFonts w:ascii="Times New Roman" w:hAnsi="Times New Roman" w:cs="Times New Roman"/>
          <w:b/>
        </w:rPr>
        <w:t xml:space="preserve"> sandy dung beetle</w:t>
      </w:r>
      <w:r w:rsidRPr="006737FA">
        <w:rPr>
          <w:rFonts w:ascii="Times New Roman" w:hAnsi="Times New Roman" w:cs="Times New Roman"/>
          <w:b/>
        </w:rPr>
        <w:t xml:space="preserve"> </w:t>
      </w:r>
      <w:r w:rsidRPr="006737FA">
        <w:rPr>
          <w:rFonts w:ascii="Times New Roman" w:hAnsi="Times New Roman" w:cs="Times New Roman"/>
          <w:b/>
          <w:i/>
          <w:iCs/>
        </w:rPr>
        <w:t>Euoniticellus fulvus</w:t>
      </w:r>
      <w:r w:rsidRPr="006737FA">
        <w:rPr>
          <w:rFonts w:ascii="Times New Roman" w:hAnsi="Times New Roman" w:cs="Times New Roman"/>
          <w:b/>
        </w:rPr>
        <w:t xml:space="preserve"> (Coleoptera: Scarabaeidae) in western Bohemia after half a century</w:t>
      </w:r>
    </w:p>
    <w:p w14:paraId="74DEE65C" w14:textId="2ED22DF5" w:rsidR="00E52C42" w:rsidRPr="00C73112" w:rsidRDefault="00372400" w:rsidP="00C73112">
      <w:pPr>
        <w:pStyle w:val="Author"/>
        <w:spacing w:after="0"/>
        <w:contextualSpacing/>
        <w:jc w:val="left"/>
        <w:rPr>
          <w:rFonts w:ascii="Times New Roman" w:hAnsi="Times New Roman" w:cs="Times New Roman"/>
        </w:rPr>
      </w:pPr>
      <w:r w:rsidRPr="00C73112">
        <w:rPr>
          <w:rFonts w:ascii="Times New Roman" w:hAnsi="Times New Roman" w:cs="Times New Roman"/>
        </w:rPr>
        <w:t>Jonáš Gaigr</w:t>
      </w:r>
    </w:p>
    <w:p w14:paraId="5039EC64" w14:textId="77777777" w:rsidR="00C73112" w:rsidRPr="00C73112" w:rsidRDefault="00C73112" w:rsidP="00C73112">
      <w:pPr>
        <w:pStyle w:val="Zkladntext"/>
        <w:spacing w:before="0" w:after="0"/>
        <w:contextualSpacing/>
        <w:rPr>
          <w:rFonts w:ascii="Times New Roman" w:hAnsi="Times New Roman" w:cs="Times New Roman"/>
        </w:rPr>
      </w:pPr>
    </w:p>
    <w:p w14:paraId="263843FF" w14:textId="592E90BE" w:rsidR="00E52C42" w:rsidRPr="00C73112" w:rsidRDefault="00372400" w:rsidP="00C73112">
      <w:pPr>
        <w:pStyle w:val="FirstParagraph"/>
        <w:spacing w:before="0" w:after="0"/>
        <w:contextualSpacing/>
        <w:rPr>
          <w:rStyle w:val="Hypertextovodkaz"/>
          <w:rFonts w:ascii="Times New Roman" w:hAnsi="Times New Roman" w:cs="Times New Roman"/>
          <w:i/>
          <w:color w:val="auto"/>
        </w:rPr>
      </w:pPr>
      <w:r w:rsidRPr="00C73112">
        <w:rPr>
          <w:rFonts w:ascii="Times New Roman" w:hAnsi="Times New Roman" w:cs="Times New Roman"/>
          <w:i/>
        </w:rPr>
        <w:t xml:space="preserve">Agentura ochrany přírody a krajiny ČR, Kaplanova 1931/1, </w:t>
      </w:r>
      <w:r w:rsidR="00387EF1" w:rsidRPr="00C73112">
        <w:rPr>
          <w:rFonts w:ascii="Times New Roman" w:hAnsi="Times New Roman" w:cs="Times New Roman"/>
          <w:i/>
        </w:rPr>
        <w:t>CZ-</w:t>
      </w:r>
      <w:r w:rsidRPr="00C73112">
        <w:rPr>
          <w:rFonts w:ascii="Times New Roman" w:hAnsi="Times New Roman" w:cs="Times New Roman"/>
          <w:i/>
        </w:rPr>
        <w:t xml:space="preserve">148 00 Praha </w:t>
      </w:r>
      <w:r w:rsidR="00706F36" w:rsidRPr="00C73112">
        <w:rPr>
          <w:rFonts w:ascii="Times New Roman" w:hAnsi="Times New Roman" w:cs="Times New Roman"/>
          <w:i/>
        </w:rPr>
        <w:t>11</w:t>
      </w:r>
      <w:r w:rsidR="00387EF1" w:rsidRPr="00C73112">
        <w:rPr>
          <w:rFonts w:ascii="Times New Roman" w:hAnsi="Times New Roman" w:cs="Times New Roman"/>
          <w:i/>
        </w:rPr>
        <w:t>;</w:t>
      </w:r>
      <w:r w:rsidRPr="00C73112">
        <w:rPr>
          <w:rFonts w:ascii="Times New Roman" w:hAnsi="Times New Roman" w:cs="Times New Roman"/>
          <w:i/>
        </w:rPr>
        <w:br/>
      </w:r>
      <w:r w:rsidR="00706F36" w:rsidRPr="00C73112">
        <w:rPr>
          <w:rFonts w:ascii="Times New Roman" w:hAnsi="Times New Roman" w:cs="Times New Roman"/>
          <w:i/>
        </w:rPr>
        <w:t>e-mail:</w:t>
      </w:r>
      <w:r w:rsidR="00387EF1" w:rsidRPr="00C73112">
        <w:rPr>
          <w:rFonts w:ascii="Times New Roman" w:hAnsi="Times New Roman" w:cs="Times New Roman"/>
          <w:i/>
        </w:rPr>
        <w:t xml:space="preserve"> </w:t>
      </w:r>
      <w:hyperlink r:id="rId10">
        <w:r w:rsidRPr="00C73112">
          <w:rPr>
            <w:rStyle w:val="Hypertextovodkaz"/>
            <w:rFonts w:ascii="Times New Roman" w:hAnsi="Times New Roman" w:cs="Times New Roman"/>
            <w:i/>
            <w:color w:val="auto"/>
          </w:rPr>
          <w:t>jonas.gaigr@gmail.com</w:t>
        </w:r>
      </w:hyperlink>
    </w:p>
    <w:p w14:paraId="6A73AFBF" w14:textId="77777777" w:rsidR="00C73112" w:rsidRPr="00C73112" w:rsidRDefault="00C73112" w:rsidP="00C73112">
      <w:pPr>
        <w:pStyle w:val="Zkladntext"/>
        <w:spacing w:before="0" w:after="0"/>
        <w:contextualSpacing/>
        <w:rPr>
          <w:rFonts w:ascii="Times New Roman" w:hAnsi="Times New Roman" w:cs="Times New Roman"/>
        </w:rPr>
      </w:pPr>
    </w:p>
    <w:p w14:paraId="579548C1" w14:textId="5217C5DE" w:rsidR="00E52C42" w:rsidRDefault="000A35B9" w:rsidP="00C73112">
      <w:pPr>
        <w:pStyle w:val="FirstParagraph"/>
        <w:spacing w:before="0" w:after="0"/>
        <w:contextualSpacing/>
        <w:rPr>
          <w:rFonts w:ascii="Times New Roman" w:hAnsi="Times New Roman" w:cs="Times New Roman"/>
        </w:rPr>
      </w:pPr>
      <w:bookmarkStart w:id="3" w:name="abstrakt"/>
      <w:r w:rsidRPr="00C73112">
        <w:rPr>
          <w:rFonts w:ascii="Times New Roman" w:hAnsi="Times New Roman" w:cs="Times New Roman"/>
          <w:b/>
        </w:rPr>
        <w:t>Abstrac</w:t>
      </w:r>
      <w:r w:rsidR="00372400" w:rsidRPr="00C73112">
        <w:rPr>
          <w:rFonts w:ascii="Times New Roman" w:hAnsi="Times New Roman" w:cs="Times New Roman"/>
          <w:b/>
        </w:rPr>
        <w:t>t</w:t>
      </w:r>
      <w:r w:rsidRPr="00C73112">
        <w:rPr>
          <w:rFonts w:ascii="Times New Roman" w:hAnsi="Times New Roman" w:cs="Times New Roman"/>
          <w:b/>
        </w:rPr>
        <w:t>:</w:t>
      </w:r>
      <w:r w:rsidRPr="00234C8C">
        <w:rPr>
          <w:rFonts w:ascii="Times New Roman" w:hAnsi="Times New Roman" w:cs="Times New Roman"/>
          <w:bCs/>
        </w:rPr>
        <w:t xml:space="preserve"> </w:t>
      </w:r>
      <w:r w:rsidR="000C7F6E">
        <w:rPr>
          <w:rFonts w:ascii="Times New Roman" w:hAnsi="Times New Roman" w:cs="Times New Roman"/>
          <w:bCs/>
        </w:rPr>
        <w:t xml:space="preserve">Sandy dung beetle </w:t>
      </w:r>
      <w:r w:rsidRPr="00C73112">
        <w:rPr>
          <w:rFonts w:ascii="Times New Roman" w:hAnsi="Times New Roman" w:cs="Times New Roman"/>
          <w:i/>
          <w:iCs/>
        </w:rPr>
        <w:t>Euoniticellus fulvus</w:t>
      </w:r>
      <w:r w:rsidRPr="00C73112">
        <w:rPr>
          <w:rFonts w:ascii="Times New Roman" w:hAnsi="Times New Roman" w:cs="Times New Roman"/>
        </w:rPr>
        <w:t xml:space="preserve"> </w:t>
      </w:r>
      <w:r w:rsidR="007B1B23" w:rsidRPr="00C73112">
        <w:rPr>
          <w:rFonts w:ascii="Times New Roman" w:hAnsi="Times New Roman" w:cs="Times New Roman"/>
        </w:rPr>
        <w:t>(</w:t>
      </w:r>
      <w:r w:rsidRPr="00C73112">
        <w:rPr>
          <w:rFonts w:ascii="Times New Roman" w:hAnsi="Times New Roman" w:cs="Times New Roman"/>
        </w:rPr>
        <w:t>Goeze, 1777</w:t>
      </w:r>
      <w:r w:rsidR="007B1B23" w:rsidRPr="00C73112">
        <w:rPr>
          <w:rFonts w:ascii="Times New Roman" w:hAnsi="Times New Roman" w:cs="Times New Roman"/>
        </w:rPr>
        <w:t>)</w:t>
      </w:r>
      <w:r w:rsidRPr="00C73112">
        <w:rPr>
          <w:rFonts w:ascii="Times New Roman" w:hAnsi="Times New Roman" w:cs="Times New Roman"/>
        </w:rPr>
        <w:t xml:space="preserve"> is recorded from western Bohemia</w:t>
      </w:r>
      <w:r w:rsidR="00387EF1" w:rsidRPr="00C73112">
        <w:rPr>
          <w:rFonts w:ascii="Times New Roman" w:hAnsi="Times New Roman" w:cs="Times New Roman"/>
        </w:rPr>
        <w:t xml:space="preserve"> (Horšovský Týn</w:t>
      </w:r>
      <w:r w:rsidR="00AC1570" w:rsidRPr="00C73112">
        <w:rPr>
          <w:rFonts w:ascii="Times New Roman" w:hAnsi="Times New Roman" w:cs="Times New Roman"/>
        </w:rPr>
        <w:t xml:space="preserve"> environs</w:t>
      </w:r>
      <w:r w:rsidR="00387EF1" w:rsidRPr="00C73112">
        <w:rPr>
          <w:rFonts w:ascii="Times New Roman" w:hAnsi="Times New Roman" w:cs="Times New Roman"/>
        </w:rPr>
        <w:t>)</w:t>
      </w:r>
      <w:r w:rsidR="00AC1570" w:rsidRPr="00C73112">
        <w:rPr>
          <w:rFonts w:ascii="Times New Roman" w:hAnsi="Times New Roman" w:cs="Times New Roman"/>
        </w:rPr>
        <w:t xml:space="preserve"> after 5</w:t>
      </w:r>
      <w:r w:rsidR="00A1231F">
        <w:rPr>
          <w:rFonts w:ascii="Times New Roman" w:hAnsi="Times New Roman" w:cs="Times New Roman"/>
        </w:rPr>
        <w:t>8</w:t>
      </w:r>
      <w:r w:rsidR="00AC1570" w:rsidRPr="00C73112">
        <w:rPr>
          <w:rFonts w:ascii="Times New Roman" w:hAnsi="Times New Roman" w:cs="Times New Roman"/>
        </w:rPr>
        <w:t xml:space="preserve"> years</w:t>
      </w:r>
      <w:r w:rsidR="00387EF1" w:rsidRPr="00C73112">
        <w:rPr>
          <w:rFonts w:ascii="Times New Roman" w:hAnsi="Times New Roman" w:cs="Times New Roman"/>
        </w:rPr>
        <w:t>.</w:t>
      </w:r>
      <w:r w:rsidRPr="00C73112">
        <w:rPr>
          <w:rFonts w:ascii="Times New Roman" w:hAnsi="Times New Roman" w:cs="Times New Roman"/>
        </w:rPr>
        <w:t xml:space="preserve"> The examined specimen was collected in horse dung on a dirt road.</w:t>
      </w:r>
    </w:p>
    <w:p w14:paraId="1103E8ED" w14:textId="77777777" w:rsidR="00C73112" w:rsidRPr="00C73112" w:rsidRDefault="00C73112" w:rsidP="00C73112">
      <w:pPr>
        <w:pStyle w:val="Zkladntext"/>
        <w:spacing w:before="0" w:after="0"/>
        <w:contextualSpacing/>
      </w:pPr>
    </w:p>
    <w:p w14:paraId="60C8467D" w14:textId="63B989A7" w:rsidR="000A35B9" w:rsidRDefault="00372400" w:rsidP="00C73112">
      <w:pPr>
        <w:pStyle w:val="Zkladntext"/>
        <w:spacing w:before="0" w:after="0"/>
        <w:contextualSpacing/>
        <w:rPr>
          <w:rFonts w:ascii="Times New Roman" w:hAnsi="Times New Roman" w:cs="Times New Roman"/>
        </w:rPr>
      </w:pPr>
      <w:r w:rsidRPr="00C73112">
        <w:rPr>
          <w:rFonts w:ascii="Times New Roman" w:hAnsi="Times New Roman" w:cs="Times New Roman"/>
          <w:b/>
          <w:bCs/>
        </w:rPr>
        <w:t>K</w:t>
      </w:r>
      <w:commentRangeStart w:id="4"/>
      <w:r w:rsidRPr="00C73112">
        <w:rPr>
          <w:rFonts w:ascii="Times New Roman" w:hAnsi="Times New Roman" w:cs="Times New Roman"/>
          <w:b/>
          <w:bCs/>
        </w:rPr>
        <w:t xml:space="preserve">ey </w:t>
      </w:r>
      <w:commentRangeEnd w:id="4"/>
      <w:r w:rsidR="00A57528" w:rsidRPr="00C73112">
        <w:rPr>
          <w:rStyle w:val="Odkaznakoment"/>
          <w:rFonts w:ascii="Times New Roman" w:hAnsi="Times New Roman" w:cs="Times New Roman"/>
          <w:b/>
          <w:bCs/>
          <w:sz w:val="24"/>
          <w:szCs w:val="24"/>
        </w:rPr>
        <w:commentReference w:id="4"/>
      </w:r>
      <w:r w:rsidRPr="00C73112">
        <w:rPr>
          <w:rFonts w:ascii="Times New Roman" w:hAnsi="Times New Roman" w:cs="Times New Roman"/>
          <w:b/>
          <w:bCs/>
        </w:rPr>
        <w:t>words</w:t>
      </w:r>
      <w:r w:rsidRPr="00E62B8A">
        <w:rPr>
          <w:rFonts w:ascii="Times New Roman" w:hAnsi="Times New Roman" w:cs="Times New Roman"/>
        </w:rPr>
        <w:t>:</w:t>
      </w:r>
      <w:r w:rsidR="00A57528" w:rsidRPr="00E62B8A">
        <w:rPr>
          <w:rFonts w:ascii="Times New Roman" w:hAnsi="Times New Roman" w:cs="Times New Roman"/>
        </w:rPr>
        <w:t xml:space="preserve"> Czechia,</w:t>
      </w:r>
      <w:r w:rsidR="00A57528">
        <w:rPr>
          <w:rFonts w:ascii="Times New Roman" w:hAnsi="Times New Roman" w:cs="Times New Roman"/>
        </w:rPr>
        <w:t xml:space="preserve"> </w:t>
      </w:r>
      <w:r w:rsidR="00A57528" w:rsidRPr="00A57528">
        <w:rPr>
          <w:rFonts w:ascii="Times New Roman" w:hAnsi="Times New Roman" w:cs="Times New Roman"/>
        </w:rPr>
        <w:t>western Bohemia</w:t>
      </w:r>
      <w:r w:rsidR="00A57528">
        <w:rPr>
          <w:rFonts w:ascii="Times New Roman" w:hAnsi="Times New Roman" w:cs="Times New Roman"/>
        </w:rPr>
        <w:t>,</w:t>
      </w:r>
      <w:r w:rsidR="00C82394">
        <w:rPr>
          <w:rFonts w:ascii="Times New Roman" w:hAnsi="Times New Roman" w:cs="Times New Roman"/>
        </w:rPr>
        <w:t xml:space="preserve"> </w:t>
      </w:r>
      <w:r w:rsidR="005243CC" w:rsidRPr="005243CC">
        <w:rPr>
          <w:rFonts w:ascii="Times New Roman" w:hAnsi="Times New Roman" w:cs="Times New Roman"/>
        </w:rPr>
        <w:t>Oniticellini</w:t>
      </w:r>
      <w:r w:rsidR="005243CC">
        <w:rPr>
          <w:rFonts w:ascii="Times New Roman" w:hAnsi="Times New Roman" w:cs="Times New Roman"/>
        </w:rPr>
        <w:t>,</w:t>
      </w:r>
      <w:r w:rsidR="00A57528">
        <w:rPr>
          <w:rFonts w:ascii="Times New Roman" w:hAnsi="Times New Roman" w:cs="Times New Roman"/>
        </w:rPr>
        <w:t xml:space="preserve"> dung beetles,</w:t>
      </w:r>
      <w:r w:rsidRPr="00C73112">
        <w:rPr>
          <w:rFonts w:ascii="Times New Roman" w:hAnsi="Times New Roman" w:cs="Times New Roman"/>
        </w:rPr>
        <w:t xml:space="preserve"> faunistic record</w:t>
      </w:r>
      <w:bookmarkStart w:id="5" w:name="text"/>
      <w:bookmarkEnd w:id="3"/>
      <w:r w:rsidR="0072642D" w:rsidRPr="00C73112">
        <w:rPr>
          <w:rFonts w:ascii="Times New Roman" w:hAnsi="Times New Roman" w:cs="Times New Roman"/>
          <w:b/>
          <w:bCs/>
          <w:i/>
          <w:iCs/>
        </w:rPr>
        <w:br/>
      </w:r>
      <w:r w:rsidR="0072642D" w:rsidRPr="00C73112">
        <w:rPr>
          <w:rFonts w:ascii="Times New Roman" w:hAnsi="Times New Roman" w:cs="Times New Roman"/>
          <w:b/>
          <w:bCs/>
          <w:i/>
          <w:iCs/>
        </w:rPr>
        <w:br/>
      </w:r>
      <w:r w:rsidR="0072642D" w:rsidRPr="00C73112">
        <w:rPr>
          <w:rFonts w:ascii="Times New Roman" w:hAnsi="Times New Roman" w:cs="Times New Roman"/>
          <w:b/>
        </w:rPr>
        <w:t>ÚVOD</w:t>
      </w:r>
    </w:p>
    <w:p w14:paraId="3475DA88" w14:textId="77777777" w:rsidR="00C73112" w:rsidRPr="00C73112" w:rsidRDefault="00C73112" w:rsidP="00C73112">
      <w:pPr>
        <w:pStyle w:val="Zkladntext"/>
        <w:spacing w:before="0" w:after="0"/>
        <w:contextualSpacing/>
        <w:rPr>
          <w:rFonts w:ascii="Times New Roman" w:hAnsi="Times New Roman" w:cs="Times New Roman"/>
        </w:rPr>
      </w:pPr>
    </w:p>
    <w:p w14:paraId="1BAAEFB8" w14:textId="4C7FB15A" w:rsidR="00C73112" w:rsidRPr="00C73112" w:rsidRDefault="005243CC" w:rsidP="00741523">
      <w:pPr>
        <w:pStyle w:val="Zkladntext"/>
        <w:spacing w:after="0"/>
        <w:contextualSpacing/>
        <w:rPr>
          <w:rFonts w:ascii="Times New Roman" w:hAnsi="Times New Roman" w:cs="Times New Roman"/>
          <w:b/>
        </w:rPr>
      </w:pPr>
      <w:ins w:id="6" w:author="Bolbelasmus" w:date="2026-05-17T08:36:00Z">
        <w:r>
          <w:rPr>
            <w:rFonts w:ascii="Times New Roman" w:hAnsi="Times New Roman" w:cs="Times New Roman"/>
          </w:rPr>
          <w:t xml:space="preserve">Skvrnař žlutý </w:t>
        </w:r>
      </w:ins>
      <w:ins w:id="7" w:author="Benedikt" w:date="2026-05-17T19:26:00Z">
        <w:r w:rsidR="005A2FE0" w:rsidRPr="00C73112">
          <w:rPr>
            <w:rFonts w:ascii="Times New Roman" w:hAnsi="Times New Roman" w:cs="Times New Roman"/>
          </w:rPr>
          <w:t>–</w:t>
        </w:r>
      </w:ins>
      <w:ins w:id="8" w:author="Bolbelasmus" w:date="2026-05-17T08:36:00Z">
        <w:r>
          <w:rPr>
            <w:rFonts w:ascii="Times New Roman" w:hAnsi="Times New Roman" w:cs="Times New Roman"/>
          </w:rPr>
          <w:t xml:space="preserve"> </w:t>
        </w:r>
      </w:ins>
      <w:r w:rsidR="00372400" w:rsidRPr="00C73112">
        <w:rPr>
          <w:rFonts w:ascii="Times New Roman" w:hAnsi="Times New Roman" w:cs="Times New Roman"/>
          <w:i/>
          <w:iCs/>
        </w:rPr>
        <w:t>Euoniticellus fulvus</w:t>
      </w:r>
      <w:r w:rsidR="00372400" w:rsidRPr="00C73112">
        <w:rPr>
          <w:rFonts w:ascii="Times New Roman" w:hAnsi="Times New Roman" w:cs="Times New Roman"/>
        </w:rPr>
        <w:t xml:space="preserve"> (Goeze, 1777)</w:t>
      </w:r>
      <w:del w:id="9" w:author="Bolbelasmus" w:date="2026-05-17T08:36:00Z">
        <w:r w:rsidR="002D6320" w:rsidRPr="00C73112" w:rsidDel="005243CC">
          <w:rPr>
            <w:rFonts w:ascii="Times New Roman" w:hAnsi="Times New Roman" w:cs="Times New Roman"/>
          </w:rPr>
          <w:delText>,</w:delText>
        </w:r>
      </w:del>
      <w:r w:rsidR="00372400" w:rsidRPr="00C73112">
        <w:rPr>
          <w:rFonts w:ascii="Times New Roman" w:hAnsi="Times New Roman" w:cs="Times New Roman"/>
        </w:rPr>
        <w:t xml:space="preserve"> je drobný zástupce vrubounovitých brouků (Scarabaeidae</w:t>
      </w:r>
      <w:r>
        <w:rPr>
          <w:rFonts w:ascii="Times New Roman" w:hAnsi="Times New Roman" w:cs="Times New Roman"/>
        </w:rPr>
        <w:t>´:</w:t>
      </w:r>
      <w:r w:rsidR="00372400" w:rsidRPr="00C73112">
        <w:rPr>
          <w:rFonts w:ascii="Times New Roman" w:hAnsi="Times New Roman" w:cs="Times New Roman"/>
        </w:rPr>
        <w:t xml:space="preserve"> Scarabaeinae</w:t>
      </w:r>
      <w:r>
        <w:rPr>
          <w:rFonts w:ascii="Times New Roman" w:hAnsi="Times New Roman" w:cs="Times New Roman"/>
        </w:rPr>
        <w:t>:</w:t>
      </w:r>
      <w:r w:rsidR="00372400" w:rsidRPr="00C73112">
        <w:rPr>
          <w:rFonts w:ascii="Times New Roman" w:hAnsi="Times New Roman" w:cs="Times New Roman"/>
        </w:rPr>
        <w:t xml:space="preserve"> Oniticellini</w:t>
      </w:r>
      <w:r>
        <w:rPr>
          <w:rFonts w:ascii="Times New Roman" w:hAnsi="Times New Roman" w:cs="Times New Roman"/>
        </w:rPr>
        <w:t>)</w:t>
      </w:r>
      <w:r w:rsidR="00372400" w:rsidRPr="00C73112">
        <w:rPr>
          <w:rFonts w:ascii="Times New Roman" w:hAnsi="Times New Roman" w:cs="Times New Roman"/>
        </w:rPr>
        <w:t xml:space="preserve">. Dospělci měří 8–11 mm, tělo je štíhlé, mírně klenuté, se světle žlutohnědými až plavými </w:t>
      </w:r>
      <w:r w:rsidR="0018398F" w:rsidRPr="00C73112">
        <w:rPr>
          <w:rFonts w:ascii="Times New Roman" w:hAnsi="Times New Roman" w:cs="Times New Roman"/>
        </w:rPr>
        <w:t xml:space="preserve">jemně rýhovanými </w:t>
      </w:r>
      <w:r w:rsidR="00372400" w:rsidRPr="00C73112">
        <w:rPr>
          <w:rFonts w:ascii="Times New Roman" w:hAnsi="Times New Roman" w:cs="Times New Roman"/>
        </w:rPr>
        <w:t>krovkami a tmavší hlavo</w:t>
      </w:r>
      <w:commentRangeStart w:id="10"/>
      <w:r w:rsidR="00372400" w:rsidRPr="00C73112">
        <w:rPr>
          <w:rFonts w:ascii="Times New Roman" w:hAnsi="Times New Roman" w:cs="Times New Roman"/>
        </w:rPr>
        <w:t xml:space="preserve">u a štítem </w:t>
      </w:r>
      <w:commentRangeEnd w:id="10"/>
      <w:r w:rsidRPr="00C73112">
        <w:rPr>
          <w:rStyle w:val="Odkaznakoment"/>
          <w:rFonts w:ascii="Times New Roman" w:hAnsi="Times New Roman" w:cs="Times New Roman"/>
          <w:sz w:val="24"/>
          <w:szCs w:val="24"/>
        </w:rPr>
        <w:commentReference w:id="10"/>
      </w:r>
      <w:r w:rsidR="00372400" w:rsidRPr="00C73112">
        <w:rPr>
          <w:rFonts w:ascii="Times New Roman" w:hAnsi="Times New Roman" w:cs="Times New Roman"/>
        </w:rPr>
        <w:t xml:space="preserve">(Obr. </w:t>
      </w:r>
      <w:r w:rsidR="00491473" w:rsidRPr="00C73112">
        <w:rPr>
          <w:rFonts w:ascii="Times New Roman" w:hAnsi="Times New Roman" w:cs="Times New Roman"/>
        </w:rPr>
        <w:t>1</w:t>
      </w:r>
      <w:r w:rsidR="00EF6781">
        <w:rPr>
          <w:rFonts w:ascii="Times New Roman" w:hAnsi="Times New Roman" w:cs="Times New Roman"/>
        </w:rPr>
        <w:t>)</w:t>
      </w:r>
      <w:r w:rsidR="00372400" w:rsidRPr="00C73112">
        <w:rPr>
          <w:rFonts w:ascii="Times New Roman" w:hAnsi="Times New Roman" w:cs="Times New Roman"/>
        </w:rPr>
        <w:t>. Samci mají na hlavě nízký štítkovitý výběžek</w:t>
      </w:r>
      <w:r w:rsidR="00234C8C">
        <w:rPr>
          <w:rFonts w:ascii="Times New Roman" w:hAnsi="Times New Roman" w:cs="Times New Roman"/>
        </w:rPr>
        <w:t xml:space="preserve"> (</w:t>
      </w:r>
      <w:r w:rsidR="00234C8C" w:rsidRPr="009D00EC">
        <w:rPr>
          <w:rFonts w:ascii="Times New Roman" w:hAnsi="Times New Roman" w:cs="Times New Roman"/>
          <w:smallCaps/>
        </w:rPr>
        <w:t>Tesař</w:t>
      </w:r>
      <w:r w:rsidR="00234C8C">
        <w:rPr>
          <w:rFonts w:ascii="Times New Roman" w:hAnsi="Times New Roman" w:cs="Times New Roman"/>
        </w:rPr>
        <w:t xml:space="preserve"> 1957)</w:t>
      </w:r>
      <w:r w:rsidR="00372400" w:rsidRPr="00C73112">
        <w:rPr>
          <w:rFonts w:ascii="Times New Roman" w:hAnsi="Times New Roman" w:cs="Times New Roman"/>
        </w:rPr>
        <w:t>. Areál rozšíření zahrnuje velkou část Palearktu od jižní Evropy po Střední Asii, zasahuje do severní Afriky a na Blízký východ</w:t>
      </w:r>
      <w:r w:rsidR="006A7840" w:rsidRPr="00C73112">
        <w:rPr>
          <w:rFonts w:ascii="Times New Roman" w:hAnsi="Times New Roman" w:cs="Times New Roman"/>
        </w:rPr>
        <w:t xml:space="preserve"> (</w:t>
      </w:r>
      <w:commentRangeStart w:id="11"/>
      <w:r w:rsidR="00213512" w:rsidRPr="00C73112">
        <w:rPr>
          <w:rFonts w:ascii="Times New Roman" w:hAnsi="Times New Roman" w:cs="Times New Roman"/>
          <w:smallCaps/>
        </w:rPr>
        <w:t>iNaturalist contributors</w:t>
      </w:r>
      <w:r w:rsidR="00213512" w:rsidRPr="00C73112">
        <w:rPr>
          <w:rFonts w:ascii="Times New Roman" w:hAnsi="Times New Roman" w:cs="Times New Roman"/>
        </w:rPr>
        <w:t xml:space="preserve"> 2025</w:t>
      </w:r>
      <w:commentRangeEnd w:id="11"/>
      <w:r w:rsidRPr="00C73112">
        <w:rPr>
          <w:rStyle w:val="Odkaznakoment"/>
          <w:rFonts w:ascii="Times New Roman" w:hAnsi="Times New Roman" w:cs="Times New Roman"/>
          <w:sz w:val="24"/>
          <w:szCs w:val="24"/>
        </w:rPr>
        <w:commentReference w:id="11"/>
      </w:r>
      <w:r w:rsidR="00802979">
        <w:rPr>
          <w:rFonts w:ascii="Times New Roman" w:hAnsi="Times New Roman" w:cs="Times New Roman"/>
        </w:rPr>
        <w:t xml:space="preserve">, </w:t>
      </w:r>
      <w:r w:rsidR="00802979" w:rsidRPr="009D00EC">
        <w:rPr>
          <w:rFonts w:ascii="Times New Roman" w:hAnsi="Times New Roman" w:cs="Times New Roman"/>
          <w:smallCaps/>
        </w:rPr>
        <w:t>Krell</w:t>
      </w:r>
      <w:r w:rsidR="00802979">
        <w:rPr>
          <w:rFonts w:ascii="Times New Roman" w:hAnsi="Times New Roman" w:cs="Times New Roman"/>
        </w:rPr>
        <w:t xml:space="preserve"> 2006</w:t>
      </w:r>
      <w:r w:rsidR="001A7FF1">
        <w:rPr>
          <w:rFonts w:ascii="Times New Roman" w:hAnsi="Times New Roman" w:cs="Times New Roman"/>
        </w:rPr>
        <w:t xml:space="preserve">, </w:t>
      </w:r>
      <w:r w:rsidR="001A7FF1">
        <w:rPr>
          <w:rFonts w:ascii="Times New Roman" w:hAnsi="Times New Roman" w:cs="Times New Roman"/>
          <w:smallCaps/>
        </w:rPr>
        <w:t>Schoolmeesters</w:t>
      </w:r>
      <w:r w:rsidR="001A7FF1">
        <w:rPr>
          <w:rFonts w:ascii="Times New Roman" w:hAnsi="Times New Roman" w:cs="Times New Roman"/>
        </w:rPr>
        <w:t xml:space="preserve"> 2026</w:t>
      </w:r>
      <w:r w:rsidR="006A7840" w:rsidRPr="00C73112">
        <w:rPr>
          <w:rFonts w:ascii="Times New Roman" w:hAnsi="Times New Roman" w:cs="Times New Roman"/>
        </w:rPr>
        <w:t>)</w:t>
      </w:r>
      <w:r w:rsidR="00372400" w:rsidRPr="00C73112">
        <w:rPr>
          <w:rFonts w:ascii="Times New Roman" w:hAnsi="Times New Roman" w:cs="Times New Roman"/>
        </w:rPr>
        <w:t>. Druh byl cíleně zavlečen a etablován také mimo původní areál v Austrálii, kde byl úspěšně introdukován v rámci biologického programu pro rozklad trusu hospodářských zvířat</w:t>
      </w:r>
      <w:r w:rsidR="00491473" w:rsidRPr="00C73112">
        <w:rPr>
          <w:rFonts w:ascii="Times New Roman" w:hAnsi="Times New Roman" w:cs="Times New Roman"/>
        </w:rPr>
        <w:t xml:space="preserve"> (</w:t>
      </w:r>
      <w:r w:rsidR="00491473" w:rsidRPr="00C73112">
        <w:rPr>
          <w:rFonts w:ascii="Times New Roman" w:hAnsi="Times New Roman" w:cs="Times New Roman"/>
          <w:smallCaps/>
        </w:rPr>
        <w:t>Doube</w:t>
      </w:r>
      <w:r w:rsidR="00491473" w:rsidRPr="00C73112">
        <w:rPr>
          <w:rFonts w:ascii="Times New Roman" w:hAnsi="Times New Roman" w:cs="Times New Roman"/>
        </w:rPr>
        <w:t xml:space="preserve"> 2018)</w:t>
      </w:r>
      <w:r w:rsidR="00372400" w:rsidRPr="00C73112">
        <w:rPr>
          <w:rFonts w:ascii="Times New Roman" w:hAnsi="Times New Roman" w:cs="Times New Roman"/>
        </w:rPr>
        <w:t>.</w:t>
      </w:r>
      <w:r w:rsidR="00213512" w:rsidRPr="00C73112">
        <w:rPr>
          <w:rFonts w:ascii="Times New Roman" w:hAnsi="Times New Roman" w:cs="Times New Roman"/>
        </w:rPr>
        <w:t xml:space="preserve"> </w:t>
      </w:r>
      <w:r w:rsidR="00372400" w:rsidRPr="00C73112">
        <w:rPr>
          <w:rFonts w:ascii="Times New Roman" w:hAnsi="Times New Roman" w:cs="Times New Roman"/>
        </w:rPr>
        <w:t xml:space="preserve">V Česku je </w:t>
      </w:r>
      <w:r w:rsidR="009C3668" w:rsidRPr="00C73112">
        <w:rPr>
          <w:rFonts w:ascii="Times New Roman" w:hAnsi="Times New Roman" w:cs="Times New Roman"/>
          <w:bCs/>
          <w:i/>
          <w:iCs/>
        </w:rPr>
        <w:t>E. fulvus</w:t>
      </w:r>
      <w:r w:rsidR="009C3668" w:rsidRPr="00C73112">
        <w:rPr>
          <w:rFonts w:ascii="Times New Roman" w:hAnsi="Times New Roman" w:cs="Times New Roman"/>
        </w:rPr>
        <w:t xml:space="preserve"> </w:t>
      </w:r>
      <w:r w:rsidR="00372400" w:rsidRPr="00C73112">
        <w:rPr>
          <w:rFonts w:ascii="Times New Roman" w:hAnsi="Times New Roman" w:cs="Times New Roman"/>
        </w:rPr>
        <w:t>vázán na teplé otevřené pastviny, kde se vyvíjí v trusu velkých savců, převážně kon</w:t>
      </w:r>
      <w:commentRangeStart w:id="12"/>
      <w:r w:rsidR="00372400" w:rsidRPr="00C73112">
        <w:rPr>
          <w:rFonts w:ascii="Times New Roman" w:hAnsi="Times New Roman" w:cs="Times New Roman"/>
        </w:rPr>
        <w:t>í a skotu</w:t>
      </w:r>
      <w:commentRangeEnd w:id="12"/>
      <w:r w:rsidR="00A1231F">
        <w:rPr>
          <w:rFonts w:ascii="Times New Roman" w:hAnsi="Times New Roman" w:cs="Times New Roman"/>
        </w:rPr>
        <w:t xml:space="preserve"> </w:t>
      </w:r>
      <w:r w:rsidRPr="00C73112">
        <w:rPr>
          <w:rStyle w:val="Odkaznakoment"/>
          <w:rFonts w:ascii="Times New Roman" w:hAnsi="Times New Roman" w:cs="Times New Roman"/>
          <w:sz w:val="24"/>
          <w:szCs w:val="24"/>
        </w:rPr>
        <w:commentReference w:id="12"/>
      </w:r>
      <w:r w:rsidR="00A1231F">
        <w:rPr>
          <w:rFonts w:ascii="Times New Roman" w:hAnsi="Times New Roman" w:cs="Times New Roman"/>
        </w:rPr>
        <w:t>(</w:t>
      </w:r>
      <w:r w:rsidR="009D00EC">
        <w:rPr>
          <w:rFonts w:ascii="Times New Roman" w:hAnsi="Times New Roman" w:cs="Times New Roman"/>
          <w:smallCaps/>
        </w:rPr>
        <w:t xml:space="preserve">Buse </w:t>
      </w:r>
      <w:r w:rsidR="009D00EC" w:rsidRPr="00465FDB">
        <w:rPr>
          <w:rFonts w:ascii="Times New Roman" w:hAnsi="Times New Roman" w:cs="Times New Roman"/>
        </w:rPr>
        <w:t>et al.</w:t>
      </w:r>
      <w:r w:rsidR="009D00EC">
        <w:rPr>
          <w:rFonts w:ascii="Times New Roman" w:hAnsi="Times New Roman" w:cs="Times New Roman"/>
          <w:smallCaps/>
        </w:rPr>
        <w:t xml:space="preserve"> 2016, </w:t>
      </w:r>
      <w:r w:rsidR="00A1231F" w:rsidRPr="00C73112">
        <w:rPr>
          <w:rFonts w:ascii="Times New Roman" w:hAnsi="Times New Roman" w:cs="Times New Roman"/>
          <w:smallCaps/>
        </w:rPr>
        <w:t>Tesař</w:t>
      </w:r>
      <w:r w:rsidR="00A1231F" w:rsidRPr="00C73112">
        <w:rPr>
          <w:rFonts w:ascii="Times New Roman" w:hAnsi="Times New Roman" w:cs="Times New Roman"/>
        </w:rPr>
        <w:t xml:space="preserve"> 1957)</w:t>
      </w:r>
      <w:r w:rsidR="00372400" w:rsidRPr="00C73112">
        <w:rPr>
          <w:rFonts w:ascii="Times New Roman" w:hAnsi="Times New Roman" w:cs="Times New Roman"/>
        </w:rPr>
        <w:t xml:space="preserve">. </w:t>
      </w:r>
      <w:r w:rsidR="00372400" w:rsidRPr="00C73112">
        <w:rPr>
          <w:rFonts w:ascii="Times New Roman" w:hAnsi="Times New Roman" w:cs="Times New Roman"/>
          <w:smallCaps/>
        </w:rPr>
        <w:t>Tesař</w:t>
      </w:r>
      <w:r w:rsidR="00372400" w:rsidRPr="00C73112">
        <w:rPr>
          <w:rFonts w:ascii="Times New Roman" w:hAnsi="Times New Roman" w:cs="Times New Roman"/>
        </w:rPr>
        <w:t xml:space="preserve"> </w:t>
      </w:r>
      <w:r w:rsidR="009C3668" w:rsidRPr="00C73112">
        <w:rPr>
          <w:rFonts w:ascii="Times New Roman" w:hAnsi="Times New Roman" w:cs="Times New Roman"/>
        </w:rPr>
        <w:t>(</w:t>
      </w:r>
      <w:r w:rsidR="00372400" w:rsidRPr="00C73112">
        <w:rPr>
          <w:rFonts w:ascii="Times New Roman" w:hAnsi="Times New Roman" w:cs="Times New Roman"/>
        </w:rPr>
        <w:t xml:space="preserve">1957) druh v Čechách uvádí z okolí Prahy a Radotína, na Moravě z Čejče a dalších lokalit. V posledním </w:t>
      </w:r>
      <w:r w:rsidR="008F3A4F" w:rsidRPr="00C73112">
        <w:rPr>
          <w:rFonts w:ascii="Times New Roman" w:hAnsi="Times New Roman" w:cs="Times New Roman"/>
        </w:rPr>
        <w:t xml:space="preserve">červeném </w:t>
      </w:r>
      <w:r w:rsidR="00372400" w:rsidRPr="00C73112">
        <w:rPr>
          <w:rFonts w:ascii="Times New Roman" w:hAnsi="Times New Roman" w:cs="Times New Roman"/>
        </w:rPr>
        <w:t xml:space="preserve">seznamu </w:t>
      </w:r>
      <w:r w:rsidR="009C3668" w:rsidRPr="00C73112">
        <w:rPr>
          <w:rFonts w:ascii="Times New Roman" w:hAnsi="Times New Roman" w:cs="Times New Roman"/>
        </w:rPr>
        <w:t xml:space="preserve">je </w:t>
      </w:r>
      <w:r w:rsidR="00372400" w:rsidRPr="00C73112">
        <w:rPr>
          <w:rFonts w:ascii="Times New Roman" w:hAnsi="Times New Roman" w:cs="Times New Roman"/>
        </w:rPr>
        <w:t>hodnocen jako zranitelný (</w:t>
      </w:r>
      <w:commentRangeStart w:id="13"/>
      <w:r w:rsidR="00B35C27">
        <w:rPr>
          <w:rFonts w:ascii="Times New Roman" w:hAnsi="Times New Roman" w:cs="Times New Roman"/>
          <w:smallCaps/>
        </w:rPr>
        <w:t>Král &amp; Bezděk</w:t>
      </w:r>
      <w:r w:rsidR="00372400" w:rsidRPr="00C73112">
        <w:rPr>
          <w:rFonts w:ascii="Times New Roman" w:hAnsi="Times New Roman" w:cs="Times New Roman"/>
        </w:rPr>
        <w:t xml:space="preserve"> 2017</w:t>
      </w:r>
      <w:commentRangeEnd w:id="13"/>
      <w:r w:rsidRPr="00C73112">
        <w:rPr>
          <w:rStyle w:val="Odkaznakoment"/>
          <w:rFonts w:ascii="Times New Roman" w:hAnsi="Times New Roman" w:cs="Times New Roman"/>
          <w:sz w:val="24"/>
          <w:szCs w:val="24"/>
        </w:rPr>
        <w:commentReference w:id="13"/>
      </w:r>
      <w:r w:rsidR="00372400" w:rsidRPr="00C73112">
        <w:rPr>
          <w:rFonts w:ascii="Times New Roman" w:hAnsi="Times New Roman" w:cs="Times New Roman"/>
        </w:rPr>
        <w:t xml:space="preserve">). Na přelomu tisíciletí byl </w:t>
      </w:r>
      <w:r w:rsidR="005A2FE0">
        <w:rPr>
          <w:rFonts w:ascii="Times New Roman" w:hAnsi="Times New Roman" w:cs="Times New Roman"/>
        </w:rPr>
        <w:t xml:space="preserve">v Česku </w:t>
      </w:r>
      <w:r w:rsidR="00372400" w:rsidRPr="00C73112">
        <w:rPr>
          <w:rFonts w:ascii="Times New Roman" w:hAnsi="Times New Roman" w:cs="Times New Roman"/>
        </w:rPr>
        <w:t xml:space="preserve">výskyt </w:t>
      </w:r>
      <w:r w:rsidR="005A2FE0">
        <w:rPr>
          <w:rFonts w:ascii="Times New Roman" w:hAnsi="Times New Roman" w:cs="Times New Roman"/>
        </w:rPr>
        <w:t xml:space="preserve">známý </w:t>
      </w:r>
      <w:r w:rsidR="00372400" w:rsidRPr="00C73112">
        <w:rPr>
          <w:rFonts w:ascii="Times New Roman" w:hAnsi="Times New Roman" w:cs="Times New Roman"/>
        </w:rPr>
        <w:t>pouze na jižní Moravě (</w:t>
      </w:r>
      <w:commentRangeStart w:id="14"/>
      <w:r w:rsidR="00372400" w:rsidRPr="00C73112">
        <w:rPr>
          <w:rFonts w:ascii="Times New Roman" w:hAnsi="Times New Roman" w:cs="Times New Roman"/>
          <w:smallCaps/>
        </w:rPr>
        <w:t>Chybík</w:t>
      </w:r>
      <w:r w:rsidR="00372400" w:rsidRPr="00C73112">
        <w:rPr>
          <w:rFonts w:ascii="Times New Roman" w:hAnsi="Times New Roman" w:cs="Times New Roman"/>
        </w:rPr>
        <w:t xml:space="preserve"> 20</w:t>
      </w:r>
      <w:commentRangeEnd w:id="14"/>
      <w:r w:rsidRPr="00C73112">
        <w:rPr>
          <w:rStyle w:val="Odkaznakoment"/>
          <w:rFonts w:ascii="Times New Roman" w:hAnsi="Times New Roman" w:cs="Times New Roman"/>
          <w:sz w:val="24"/>
          <w:szCs w:val="24"/>
        </w:rPr>
        <w:commentReference w:id="14"/>
      </w:r>
      <w:r w:rsidR="00372400" w:rsidRPr="00C73112">
        <w:rPr>
          <w:rFonts w:ascii="Times New Roman" w:hAnsi="Times New Roman" w:cs="Times New Roman"/>
        </w:rPr>
        <w:t>05</w:t>
      </w:r>
      <w:r w:rsidR="00B35C27">
        <w:rPr>
          <w:rFonts w:ascii="Times New Roman" w:hAnsi="Times New Roman" w:cs="Times New Roman"/>
        </w:rPr>
        <w:t xml:space="preserve">, </w:t>
      </w:r>
      <w:r w:rsidR="00AD61F6">
        <w:rPr>
          <w:rFonts w:ascii="Times New Roman" w:hAnsi="Times New Roman" w:cs="Times New Roman"/>
          <w:smallCaps/>
        </w:rPr>
        <w:t>Král</w:t>
      </w:r>
      <w:r w:rsidR="0084046C">
        <w:rPr>
          <w:rFonts w:ascii="Times New Roman" w:hAnsi="Times New Roman" w:cs="Times New Roman"/>
          <w:smallCaps/>
        </w:rPr>
        <w:t xml:space="preserve"> &amp; Vittner</w:t>
      </w:r>
      <w:r w:rsidR="0084046C">
        <w:rPr>
          <w:rFonts w:ascii="Times New Roman" w:hAnsi="Times New Roman" w:cs="Times New Roman"/>
        </w:rPr>
        <w:t xml:space="preserve"> 1993, </w:t>
      </w:r>
      <w:r w:rsidR="0084046C" w:rsidRPr="00C73112">
        <w:rPr>
          <w:rFonts w:ascii="Times New Roman" w:hAnsi="Times New Roman" w:cs="Times New Roman"/>
          <w:smallCaps/>
        </w:rPr>
        <w:t>Juřena</w:t>
      </w:r>
      <w:r w:rsidR="0084046C" w:rsidRPr="00C73112">
        <w:rPr>
          <w:rFonts w:ascii="Times New Roman" w:hAnsi="Times New Roman" w:cs="Times New Roman"/>
        </w:rPr>
        <w:t xml:space="preserve"> et al. 2008</w:t>
      </w:r>
      <w:r w:rsidR="0084046C">
        <w:rPr>
          <w:rFonts w:ascii="Times New Roman" w:hAnsi="Times New Roman" w:cs="Times New Roman"/>
        </w:rPr>
        <w:t xml:space="preserve">, </w:t>
      </w:r>
      <w:r w:rsidR="00741523" w:rsidRPr="00741523">
        <w:rPr>
          <w:rFonts w:ascii="Times New Roman" w:hAnsi="Times New Roman" w:cs="Times New Roman"/>
          <w:smallCaps/>
        </w:rPr>
        <w:t xml:space="preserve">Král &amp; Vitner </w:t>
      </w:r>
      <w:r w:rsidR="00741523" w:rsidRPr="00741523">
        <w:rPr>
          <w:rFonts w:ascii="Times New Roman" w:hAnsi="Times New Roman" w:cs="Times New Roman"/>
        </w:rPr>
        <w:t xml:space="preserve">1993a, </w:t>
      </w:r>
      <w:r w:rsidR="00B35C27" w:rsidRPr="00C73112">
        <w:rPr>
          <w:rFonts w:ascii="Times New Roman" w:hAnsi="Times New Roman" w:cs="Times New Roman"/>
          <w:smallCaps/>
        </w:rPr>
        <w:t>Juřena</w:t>
      </w:r>
      <w:r w:rsidR="00B35C27" w:rsidRPr="00C73112">
        <w:rPr>
          <w:rFonts w:ascii="Times New Roman" w:hAnsi="Times New Roman" w:cs="Times New Roman"/>
        </w:rPr>
        <w:t xml:space="preserve"> et al. 2008</w:t>
      </w:r>
      <w:r w:rsidR="00372400" w:rsidRPr="00C73112">
        <w:rPr>
          <w:rFonts w:ascii="Times New Roman" w:hAnsi="Times New Roman" w:cs="Times New Roman"/>
        </w:rPr>
        <w:t>)</w:t>
      </w:r>
      <w:r w:rsidR="005A2FE0">
        <w:rPr>
          <w:rFonts w:ascii="Times New Roman" w:hAnsi="Times New Roman" w:cs="Times New Roman"/>
        </w:rPr>
        <w:t>, zatímco v</w:t>
      </w:r>
      <w:r w:rsidR="00372400" w:rsidRPr="00C73112">
        <w:rPr>
          <w:rFonts w:ascii="Times New Roman" w:hAnsi="Times New Roman" w:cs="Times New Roman"/>
        </w:rPr>
        <w:t xml:space="preserve"> Čechách by</w:t>
      </w:r>
      <w:r w:rsidR="009B1F42" w:rsidRPr="00C73112">
        <w:rPr>
          <w:rFonts w:ascii="Times New Roman" w:hAnsi="Times New Roman" w:cs="Times New Roman"/>
        </w:rPr>
        <w:t>l druh považován za vymizelý (</w:t>
      </w:r>
      <w:r w:rsidR="00372400" w:rsidRPr="00C73112">
        <w:rPr>
          <w:rFonts w:ascii="Times New Roman" w:hAnsi="Times New Roman" w:cs="Times New Roman"/>
          <w:smallCaps/>
        </w:rPr>
        <w:t>Juřena</w:t>
      </w:r>
      <w:r w:rsidR="00372400" w:rsidRPr="00C73112">
        <w:rPr>
          <w:rFonts w:ascii="Times New Roman" w:hAnsi="Times New Roman" w:cs="Times New Roman"/>
        </w:rPr>
        <w:t xml:space="preserve"> et al. 2008). V posledních dvou desetiletích však druh zjevně expanduje (Obr. 3). </w:t>
      </w:r>
      <w:r w:rsidR="00372400" w:rsidRPr="00C73112">
        <w:rPr>
          <w:rFonts w:ascii="Times New Roman" w:hAnsi="Times New Roman" w:cs="Times New Roman"/>
          <w:smallCaps/>
        </w:rPr>
        <w:t>Peřinková</w:t>
      </w:r>
      <w:r w:rsidR="00372400" w:rsidRPr="00C73112">
        <w:rPr>
          <w:rFonts w:ascii="Times New Roman" w:hAnsi="Times New Roman" w:cs="Times New Roman"/>
        </w:rPr>
        <w:t xml:space="preserve"> </w:t>
      </w:r>
      <w:r w:rsidR="00B50245" w:rsidRPr="00C73112">
        <w:rPr>
          <w:rFonts w:ascii="Times New Roman" w:hAnsi="Times New Roman" w:cs="Times New Roman"/>
          <w:smallCaps/>
        </w:rPr>
        <w:t>&amp;</w:t>
      </w:r>
      <w:r w:rsidR="00372400" w:rsidRPr="00C73112">
        <w:rPr>
          <w:rFonts w:ascii="Times New Roman" w:hAnsi="Times New Roman" w:cs="Times New Roman"/>
        </w:rPr>
        <w:t xml:space="preserve"> </w:t>
      </w:r>
      <w:r w:rsidR="00372400" w:rsidRPr="00C73112">
        <w:rPr>
          <w:rFonts w:ascii="Times New Roman" w:hAnsi="Times New Roman" w:cs="Times New Roman"/>
          <w:smallCaps/>
        </w:rPr>
        <w:t>Fischer</w:t>
      </w:r>
      <w:r w:rsidR="00372400" w:rsidRPr="00C73112">
        <w:rPr>
          <w:rFonts w:ascii="Times New Roman" w:hAnsi="Times New Roman" w:cs="Times New Roman"/>
        </w:rPr>
        <w:t xml:space="preserve"> (2010) popisují šíření druhu do středních poloh </w:t>
      </w:r>
      <w:r w:rsidR="009B1F42" w:rsidRPr="00C73112">
        <w:rPr>
          <w:rFonts w:ascii="Times New Roman" w:hAnsi="Times New Roman" w:cs="Times New Roman"/>
        </w:rPr>
        <w:t xml:space="preserve">na jihozápadní Moravě, </w:t>
      </w:r>
      <w:r w:rsidR="009B1F42" w:rsidRPr="00C73112">
        <w:rPr>
          <w:rFonts w:ascii="Times New Roman" w:hAnsi="Times New Roman" w:cs="Times New Roman"/>
          <w:smallCaps/>
        </w:rPr>
        <w:t>Mertlik</w:t>
      </w:r>
      <w:r w:rsidR="009B1F42" w:rsidRPr="00C73112">
        <w:rPr>
          <w:rFonts w:ascii="Times New Roman" w:hAnsi="Times New Roman" w:cs="Times New Roman"/>
        </w:rPr>
        <w:t xml:space="preserve"> (2019, 2020</w:t>
      </w:r>
      <w:r w:rsidR="00741523">
        <w:rPr>
          <w:rFonts w:ascii="Times New Roman" w:hAnsi="Times New Roman" w:cs="Times New Roman"/>
        </w:rPr>
        <w:t>, 2021</w:t>
      </w:r>
      <w:r w:rsidR="009B1F42" w:rsidRPr="00C73112">
        <w:rPr>
          <w:rFonts w:ascii="Times New Roman" w:hAnsi="Times New Roman" w:cs="Times New Roman"/>
        </w:rPr>
        <w:t>) dokládá šíření</w:t>
      </w:r>
      <w:r w:rsidR="00372400" w:rsidRPr="00C73112">
        <w:rPr>
          <w:rFonts w:ascii="Times New Roman" w:hAnsi="Times New Roman" w:cs="Times New Roman"/>
        </w:rPr>
        <w:t xml:space="preserve"> v n</w:t>
      </w:r>
      <w:r w:rsidR="009B1F42" w:rsidRPr="00C73112">
        <w:rPr>
          <w:rFonts w:ascii="Times New Roman" w:hAnsi="Times New Roman" w:cs="Times New Roman"/>
        </w:rPr>
        <w:t>ižších polohách východních Čech</w:t>
      </w:r>
      <w:r w:rsidR="005A2FE0">
        <w:rPr>
          <w:rFonts w:ascii="Times New Roman" w:hAnsi="Times New Roman" w:cs="Times New Roman"/>
        </w:rPr>
        <w:t xml:space="preserve"> a v posledních letech</w:t>
      </w:r>
      <w:r>
        <w:rPr>
          <w:rStyle w:val="Odkaznakoment"/>
          <w:rFonts w:ascii="Times New Roman" w:hAnsi="Times New Roman" w:cs="Times New Roman"/>
          <w:i/>
          <w:iCs/>
          <w:sz w:val="24"/>
          <w:szCs w:val="24"/>
        </w:rPr>
        <w:commentReference w:id="15"/>
      </w:r>
      <w:r w:rsidR="009B1F42" w:rsidRPr="00C73112">
        <w:rPr>
          <w:rFonts w:ascii="Times New Roman" w:hAnsi="Times New Roman" w:cs="Times New Roman"/>
        </w:rPr>
        <w:t xml:space="preserve"> </w:t>
      </w:r>
      <w:r w:rsidR="00372400" w:rsidRPr="00C73112">
        <w:rPr>
          <w:rFonts w:ascii="Times New Roman" w:hAnsi="Times New Roman" w:cs="Times New Roman"/>
        </w:rPr>
        <w:t xml:space="preserve">byl </w:t>
      </w:r>
      <w:r w:rsidR="005A2FE0">
        <w:rPr>
          <w:rFonts w:ascii="Times New Roman" w:hAnsi="Times New Roman" w:cs="Times New Roman"/>
        </w:rPr>
        <w:t xml:space="preserve">výskyt </w:t>
      </w:r>
      <w:r w:rsidR="00372400" w:rsidRPr="00C73112">
        <w:rPr>
          <w:rFonts w:ascii="Times New Roman" w:hAnsi="Times New Roman" w:cs="Times New Roman"/>
        </w:rPr>
        <w:t xml:space="preserve">opět potvrzen </w:t>
      </w:r>
      <w:r w:rsidR="005A2FE0">
        <w:rPr>
          <w:rFonts w:ascii="Times New Roman" w:hAnsi="Times New Roman" w:cs="Times New Roman"/>
        </w:rPr>
        <w:t xml:space="preserve">i </w:t>
      </w:r>
      <w:r w:rsidR="00372400" w:rsidRPr="00C73112">
        <w:rPr>
          <w:rFonts w:ascii="Times New Roman" w:hAnsi="Times New Roman" w:cs="Times New Roman"/>
        </w:rPr>
        <w:t>na území Prahy (</w:t>
      </w:r>
      <w:commentRangeStart w:id="16"/>
      <w:r w:rsidR="00372400" w:rsidRPr="00C73112">
        <w:rPr>
          <w:rFonts w:ascii="Times New Roman" w:hAnsi="Times New Roman" w:cs="Times New Roman"/>
          <w:smallCaps/>
        </w:rPr>
        <w:t>Sommer</w:t>
      </w:r>
      <w:r w:rsidR="00372400" w:rsidRPr="00C73112">
        <w:rPr>
          <w:rFonts w:ascii="Times New Roman" w:hAnsi="Times New Roman" w:cs="Times New Roman"/>
        </w:rPr>
        <w:t xml:space="preserve"> et al</w:t>
      </w:r>
      <w:commentRangeEnd w:id="16"/>
      <w:r w:rsidRPr="00C73112">
        <w:rPr>
          <w:rStyle w:val="Odkaznakoment"/>
          <w:rFonts w:ascii="Times New Roman" w:hAnsi="Times New Roman" w:cs="Times New Roman"/>
          <w:sz w:val="24"/>
          <w:szCs w:val="24"/>
        </w:rPr>
        <w:commentReference w:id="16"/>
      </w:r>
      <w:r w:rsidR="00372400" w:rsidRPr="00C73112">
        <w:rPr>
          <w:rFonts w:ascii="Times New Roman" w:hAnsi="Times New Roman" w:cs="Times New Roman"/>
        </w:rPr>
        <w:t>. 202</w:t>
      </w:r>
      <w:r>
        <w:rPr>
          <w:rFonts w:ascii="Times New Roman" w:hAnsi="Times New Roman" w:cs="Times New Roman"/>
        </w:rPr>
        <w:t>3</w:t>
      </w:r>
      <w:r w:rsidR="00372400" w:rsidRPr="00C73112">
        <w:rPr>
          <w:rFonts w:ascii="Times New Roman" w:hAnsi="Times New Roman" w:cs="Times New Roman"/>
        </w:rPr>
        <w:t xml:space="preserve">) a </w:t>
      </w:r>
      <w:commentRangeStart w:id="17"/>
      <w:r w:rsidR="00372400" w:rsidRPr="00C73112">
        <w:rPr>
          <w:rFonts w:ascii="Times New Roman" w:hAnsi="Times New Roman" w:cs="Times New Roman"/>
        </w:rPr>
        <w:t xml:space="preserve">Českého krasu </w:t>
      </w:r>
      <w:commentRangeEnd w:id="17"/>
      <w:r w:rsidRPr="00C73112">
        <w:rPr>
          <w:rStyle w:val="Odkaznakoment"/>
          <w:rFonts w:ascii="Times New Roman" w:hAnsi="Times New Roman" w:cs="Times New Roman"/>
          <w:sz w:val="24"/>
          <w:szCs w:val="24"/>
        </w:rPr>
        <w:commentReference w:id="17"/>
      </w:r>
      <w:r w:rsidR="00372400" w:rsidRPr="00C73112">
        <w:rPr>
          <w:rFonts w:ascii="Times New Roman" w:hAnsi="Times New Roman" w:cs="Times New Roman"/>
        </w:rPr>
        <w:t>(</w:t>
      </w:r>
      <w:r w:rsidR="0084046C" w:rsidRPr="00C73112">
        <w:rPr>
          <w:rFonts w:ascii="Times New Roman" w:hAnsi="Times New Roman" w:cs="Times New Roman"/>
          <w:smallCaps/>
        </w:rPr>
        <w:t>AOPK</w:t>
      </w:r>
      <w:r w:rsidR="0084046C" w:rsidRPr="00C73112">
        <w:rPr>
          <w:rFonts w:ascii="Times New Roman" w:hAnsi="Times New Roman" w:cs="Times New Roman"/>
        </w:rPr>
        <w:t xml:space="preserve"> ČR 2025</w:t>
      </w:r>
      <w:r w:rsidR="0084046C">
        <w:rPr>
          <w:rFonts w:ascii="Times New Roman" w:hAnsi="Times New Roman" w:cs="Times New Roman"/>
        </w:rPr>
        <w:t xml:space="preserve">, </w:t>
      </w:r>
      <w:r w:rsidR="005E6560" w:rsidRPr="005E6560">
        <w:rPr>
          <w:rFonts w:ascii="Times New Roman" w:hAnsi="Times New Roman" w:cs="Times New Roman"/>
          <w:smallCaps/>
        </w:rPr>
        <w:t>H</w:t>
      </w:r>
      <w:r w:rsidR="00F11276">
        <w:rPr>
          <w:rFonts w:ascii="Times New Roman" w:hAnsi="Times New Roman" w:cs="Times New Roman"/>
          <w:smallCaps/>
        </w:rPr>
        <w:t>růzová 2019, H</w:t>
      </w:r>
      <w:r w:rsidR="005E6560" w:rsidRPr="005E6560">
        <w:rPr>
          <w:rFonts w:ascii="Times New Roman" w:hAnsi="Times New Roman" w:cs="Times New Roman"/>
          <w:smallCaps/>
        </w:rPr>
        <w:t>růzová</w:t>
      </w:r>
      <w:r w:rsidR="00F9456A">
        <w:rPr>
          <w:rFonts w:ascii="Times New Roman" w:hAnsi="Times New Roman" w:cs="Times New Roman"/>
          <w:smallCaps/>
        </w:rPr>
        <w:t xml:space="preserve"> </w:t>
      </w:r>
      <w:r w:rsidR="001A2F00" w:rsidRPr="00C73112">
        <w:rPr>
          <w:rFonts w:ascii="Times New Roman" w:hAnsi="Times New Roman" w:cs="Times New Roman"/>
        </w:rPr>
        <w:t xml:space="preserve">et al. </w:t>
      </w:r>
      <w:r w:rsidR="005E6560">
        <w:rPr>
          <w:rFonts w:ascii="Times New Roman" w:hAnsi="Times New Roman" w:cs="Times New Roman"/>
        </w:rPr>
        <w:t xml:space="preserve">2023, </w:t>
      </w:r>
      <w:r w:rsidR="00372400" w:rsidRPr="00C73112">
        <w:rPr>
          <w:rFonts w:ascii="Times New Roman" w:hAnsi="Times New Roman" w:cs="Times New Roman"/>
          <w:smallCaps/>
        </w:rPr>
        <w:t>Koštíř</w:t>
      </w:r>
      <w:r w:rsidR="00372400" w:rsidRPr="00C73112">
        <w:rPr>
          <w:rFonts w:ascii="Times New Roman" w:hAnsi="Times New Roman" w:cs="Times New Roman"/>
        </w:rPr>
        <w:t xml:space="preserve"> 2024). Nalezen byl i na Šumavě v nadmořské výšce 800 m. (</w:t>
      </w:r>
      <w:r w:rsidR="00372400" w:rsidRPr="00C73112">
        <w:rPr>
          <w:rFonts w:ascii="Times New Roman" w:hAnsi="Times New Roman" w:cs="Times New Roman"/>
          <w:smallCaps/>
        </w:rPr>
        <w:t>Ambrožová</w:t>
      </w:r>
      <w:r w:rsidR="00372400" w:rsidRPr="00C73112">
        <w:rPr>
          <w:rFonts w:ascii="Times New Roman" w:hAnsi="Times New Roman" w:cs="Times New Roman"/>
        </w:rPr>
        <w:t xml:space="preserve"> et al. 2021). Historické údaje z území západních Čech byly publikovány z</w:t>
      </w:r>
      <w:r w:rsidR="005E6560">
        <w:rPr>
          <w:rFonts w:ascii="Times New Roman" w:hAnsi="Times New Roman" w:cs="Times New Roman"/>
        </w:rPr>
        <w:t xml:space="preserve"> okolí Lokte, </w:t>
      </w:r>
      <w:r w:rsidR="00B81147">
        <w:rPr>
          <w:rFonts w:ascii="Times New Roman" w:hAnsi="Times New Roman" w:cs="Times New Roman"/>
        </w:rPr>
        <w:t>Františkových Lázní, Stříbra,</w:t>
      </w:r>
      <w:r w:rsidR="00372400" w:rsidRPr="00C73112">
        <w:rPr>
          <w:rFonts w:ascii="Times New Roman" w:hAnsi="Times New Roman" w:cs="Times New Roman"/>
        </w:rPr>
        <w:t xml:space="preserve"> Horažďovic </w:t>
      </w:r>
      <w:r w:rsidR="00B81147">
        <w:rPr>
          <w:rFonts w:ascii="Times New Roman" w:hAnsi="Times New Roman" w:cs="Times New Roman"/>
        </w:rPr>
        <w:t xml:space="preserve">a Broum </w:t>
      </w:r>
      <w:r w:rsidR="00372400" w:rsidRPr="00C73112">
        <w:rPr>
          <w:rFonts w:ascii="Times New Roman" w:hAnsi="Times New Roman" w:cs="Times New Roman"/>
        </w:rPr>
        <w:t>(</w:t>
      </w:r>
      <w:r w:rsidR="005E6560" w:rsidRPr="002A1A27">
        <w:rPr>
          <w:rFonts w:ascii="Times New Roman" w:hAnsi="Times New Roman" w:cs="Times New Roman"/>
          <w:smallCaps/>
        </w:rPr>
        <w:t>Glückselig</w:t>
      </w:r>
      <w:r w:rsidR="005E6560">
        <w:rPr>
          <w:rFonts w:ascii="Times New Roman" w:hAnsi="Times New Roman" w:cs="Times New Roman"/>
          <w:smallCaps/>
        </w:rPr>
        <w:t xml:space="preserve"> </w:t>
      </w:r>
      <w:r w:rsidR="005E6560" w:rsidRPr="005E6560">
        <w:rPr>
          <w:rFonts w:ascii="Times New Roman" w:hAnsi="Times New Roman" w:cs="Times New Roman"/>
        </w:rPr>
        <w:t>et al.</w:t>
      </w:r>
      <w:r w:rsidR="005E6560">
        <w:rPr>
          <w:rFonts w:ascii="Times New Roman" w:hAnsi="Times New Roman" w:cs="Times New Roman"/>
          <w:smallCaps/>
        </w:rPr>
        <w:t xml:space="preserve"> 1842, 1843, </w:t>
      </w:r>
      <w:commentRangeStart w:id="18"/>
      <w:r w:rsidR="00372400" w:rsidRPr="00C73112">
        <w:rPr>
          <w:rFonts w:ascii="Times New Roman" w:hAnsi="Times New Roman" w:cs="Times New Roman"/>
          <w:smallCaps/>
        </w:rPr>
        <w:t>Juřena</w:t>
      </w:r>
      <w:r w:rsidR="00372400" w:rsidRPr="00C73112">
        <w:rPr>
          <w:rFonts w:ascii="Times New Roman" w:hAnsi="Times New Roman" w:cs="Times New Roman"/>
        </w:rPr>
        <w:t xml:space="preserve"> et al. 2008</w:t>
      </w:r>
      <w:commentRangeEnd w:id="18"/>
      <w:r w:rsidR="00EF5063" w:rsidRPr="00C73112">
        <w:rPr>
          <w:rStyle w:val="Odkaznakoment"/>
          <w:rFonts w:ascii="Times New Roman" w:hAnsi="Times New Roman" w:cs="Times New Roman"/>
          <w:sz w:val="24"/>
          <w:szCs w:val="24"/>
        </w:rPr>
        <w:commentReference w:id="18"/>
      </w:r>
      <w:r w:rsidR="00586308">
        <w:rPr>
          <w:rFonts w:ascii="Times New Roman" w:hAnsi="Times New Roman" w:cs="Times New Roman"/>
        </w:rPr>
        <w:t>,</w:t>
      </w:r>
      <w:r w:rsidR="00061EAE">
        <w:rPr>
          <w:rFonts w:ascii="Times New Roman" w:hAnsi="Times New Roman" w:cs="Times New Roman"/>
        </w:rPr>
        <w:t xml:space="preserve"> </w:t>
      </w:r>
      <w:r w:rsidR="00061EAE" w:rsidRPr="005E6560">
        <w:rPr>
          <w:rFonts w:ascii="Times New Roman" w:hAnsi="Times New Roman" w:cs="Times New Roman"/>
          <w:smallCaps/>
        </w:rPr>
        <w:t>Týr</w:t>
      </w:r>
      <w:r w:rsidR="00061EAE">
        <w:rPr>
          <w:rFonts w:ascii="Times New Roman" w:hAnsi="Times New Roman" w:cs="Times New Roman"/>
        </w:rPr>
        <w:t xml:space="preserve"> 2021</w:t>
      </w:r>
      <w:r w:rsidR="00372400" w:rsidRPr="00C73112">
        <w:rPr>
          <w:rFonts w:ascii="Times New Roman" w:hAnsi="Times New Roman" w:cs="Times New Roman"/>
        </w:rPr>
        <w:t xml:space="preserve">). </w:t>
      </w:r>
      <w:r w:rsidR="00140DE7" w:rsidRPr="00C73112">
        <w:rPr>
          <w:rFonts w:ascii="Times New Roman" w:hAnsi="Times New Roman" w:cs="Times New Roman"/>
        </w:rPr>
        <w:t xml:space="preserve">Expanzi </w:t>
      </w:r>
      <w:r w:rsidR="002F3D60" w:rsidRPr="00C73112">
        <w:rPr>
          <w:rFonts w:ascii="Times New Roman" w:hAnsi="Times New Roman" w:cs="Times New Roman"/>
        </w:rPr>
        <w:t xml:space="preserve">v </w:t>
      </w:r>
      <w:r w:rsidR="00D23C6E" w:rsidRPr="00C73112">
        <w:rPr>
          <w:rFonts w:ascii="Times New Roman" w:hAnsi="Times New Roman" w:cs="Times New Roman"/>
        </w:rPr>
        <w:t>Čechách dále dokládají nálezy L. Ambrožové</w:t>
      </w:r>
      <w:r w:rsidR="002F3D60" w:rsidRPr="00C73112">
        <w:rPr>
          <w:rFonts w:ascii="Times New Roman" w:hAnsi="Times New Roman" w:cs="Times New Roman"/>
        </w:rPr>
        <w:t>, M. Kavky, V. Křivana</w:t>
      </w:r>
      <w:r w:rsidR="00E66955">
        <w:rPr>
          <w:rFonts w:ascii="Times New Roman" w:hAnsi="Times New Roman" w:cs="Times New Roman"/>
        </w:rPr>
        <w:t>, M. Maříka</w:t>
      </w:r>
      <w:r w:rsidR="00D23C6E" w:rsidRPr="00C73112">
        <w:rPr>
          <w:rFonts w:ascii="Times New Roman" w:hAnsi="Times New Roman" w:cs="Times New Roman"/>
        </w:rPr>
        <w:t xml:space="preserve"> </w:t>
      </w:r>
      <w:r w:rsidR="002F3D60" w:rsidRPr="00C73112">
        <w:rPr>
          <w:rFonts w:ascii="Times New Roman" w:hAnsi="Times New Roman" w:cs="Times New Roman"/>
        </w:rPr>
        <w:t xml:space="preserve">a K. Chobota </w:t>
      </w:r>
      <w:r w:rsidR="00D23C6E" w:rsidRPr="00C73112">
        <w:rPr>
          <w:rFonts w:ascii="Times New Roman" w:hAnsi="Times New Roman" w:cs="Times New Roman"/>
        </w:rPr>
        <w:t>(</w:t>
      </w:r>
      <w:r w:rsidR="00D23C6E" w:rsidRPr="00C73112">
        <w:rPr>
          <w:rFonts w:ascii="Times New Roman" w:hAnsi="Times New Roman" w:cs="Times New Roman"/>
          <w:smallCaps/>
        </w:rPr>
        <w:t>AOPK</w:t>
      </w:r>
      <w:r w:rsidR="00D23C6E" w:rsidRPr="00C73112">
        <w:rPr>
          <w:rFonts w:ascii="Times New Roman" w:hAnsi="Times New Roman" w:cs="Times New Roman"/>
        </w:rPr>
        <w:t xml:space="preserve"> ČR 2025).</w:t>
      </w:r>
      <w:r w:rsidR="00140DE7" w:rsidRPr="00C73112">
        <w:rPr>
          <w:rFonts w:ascii="Times New Roman" w:hAnsi="Times New Roman" w:cs="Times New Roman"/>
        </w:rPr>
        <w:t xml:space="preserve"> </w:t>
      </w:r>
      <w:r w:rsidR="00372400" w:rsidRPr="00C73112">
        <w:rPr>
          <w:rFonts w:ascii="Times New Roman" w:hAnsi="Times New Roman" w:cs="Times New Roman"/>
        </w:rPr>
        <w:t>Podobný trend šíření byl zaznamenán i v so</w:t>
      </w:r>
      <w:commentRangeStart w:id="19"/>
      <w:r w:rsidR="00372400" w:rsidRPr="00C73112">
        <w:rPr>
          <w:rFonts w:ascii="Times New Roman" w:hAnsi="Times New Roman" w:cs="Times New Roman"/>
        </w:rPr>
        <w:t>usedním</w:t>
      </w:r>
      <w:commentRangeEnd w:id="19"/>
      <w:r w:rsidR="00EF5063" w:rsidRPr="00C73112">
        <w:rPr>
          <w:rStyle w:val="Odkaznakoment"/>
          <w:rFonts w:ascii="Times New Roman" w:hAnsi="Times New Roman" w:cs="Times New Roman"/>
          <w:sz w:val="24"/>
          <w:szCs w:val="24"/>
        </w:rPr>
        <w:commentReference w:id="19"/>
      </w:r>
      <w:r w:rsidR="00372400" w:rsidRPr="00C73112">
        <w:rPr>
          <w:rFonts w:ascii="Times New Roman" w:hAnsi="Times New Roman" w:cs="Times New Roman"/>
        </w:rPr>
        <w:t xml:space="preserve"> Německu (</w:t>
      </w:r>
      <w:commentRangeStart w:id="20"/>
      <w:r w:rsidR="00465FDB">
        <w:rPr>
          <w:rFonts w:ascii="Times New Roman" w:hAnsi="Times New Roman" w:cs="Times New Roman"/>
          <w:smallCaps/>
        </w:rPr>
        <w:t xml:space="preserve">Buse </w:t>
      </w:r>
      <w:r w:rsidR="00465FDB" w:rsidRPr="00465FDB">
        <w:rPr>
          <w:rFonts w:ascii="Times New Roman" w:hAnsi="Times New Roman" w:cs="Times New Roman"/>
        </w:rPr>
        <w:t>et al.</w:t>
      </w:r>
      <w:r w:rsidR="00465FDB">
        <w:rPr>
          <w:rFonts w:ascii="Times New Roman" w:hAnsi="Times New Roman" w:cs="Times New Roman"/>
          <w:smallCaps/>
        </w:rPr>
        <w:t xml:space="preserve"> 2016, </w:t>
      </w:r>
      <w:r w:rsidR="006C31FC" w:rsidRPr="0084046C">
        <w:rPr>
          <w:rFonts w:ascii="Times New Roman" w:hAnsi="Times New Roman" w:cs="Times New Roman"/>
          <w:smallCaps/>
        </w:rPr>
        <w:t>Büttner</w:t>
      </w:r>
      <w:r w:rsidR="006C31FC">
        <w:rPr>
          <w:rFonts w:ascii="Times New Roman" w:hAnsi="Times New Roman" w:cs="Times New Roman"/>
          <w:smallCaps/>
        </w:rPr>
        <w:t xml:space="preserve"> </w:t>
      </w:r>
      <w:r w:rsidR="006C31FC" w:rsidRPr="0084046C">
        <w:rPr>
          <w:rFonts w:ascii="Times New Roman" w:hAnsi="Times New Roman" w:cs="Times New Roman"/>
        </w:rPr>
        <w:t>2020</w:t>
      </w:r>
      <w:r w:rsidR="006C31FC">
        <w:rPr>
          <w:rFonts w:ascii="Times New Roman" w:hAnsi="Times New Roman" w:cs="Times New Roman"/>
        </w:rPr>
        <w:t xml:space="preserve">, </w:t>
      </w:r>
      <w:r w:rsidR="00465FDB">
        <w:rPr>
          <w:rFonts w:ascii="Times New Roman" w:hAnsi="Times New Roman" w:cs="Times New Roman"/>
          <w:smallCaps/>
        </w:rPr>
        <w:t>i</w:t>
      </w:r>
      <w:r w:rsidR="00372400" w:rsidRPr="00C73112">
        <w:rPr>
          <w:rFonts w:ascii="Times New Roman" w:hAnsi="Times New Roman" w:cs="Times New Roman"/>
          <w:smallCaps/>
        </w:rPr>
        <w:t>Naturalist</w:t>
      </w:r>
      <w:r w:rsidR="00372400" w:rsidRPr="00C73112">
        <w:rPr>
          <w:rFonts w:ascii="Times New Roman" w:hAnsi="Times New Roman" w:cs="Times New Roman"/>
        </w:rPr>
        <w:t xml:space="preserve"> </w:t>
      </w:r>
      <w:r w:rsidR="00372400" w:rsidRPr="00C73112">
        <w:rPr>
          <w:rFonts w:ascii="Times New Roman" w:hAnsi="Times New Roman" w:cs="Times New Roman"/>
          <w:smallCaps/>
        </w:rPr>
        <w:t>contributors</w:t>
      </w:r>
      <w:r w:rsidR="00372400" w:rsidRPr="00C73112">
        <w:rPr>
          <w:rFonts w:ascii="Times New Roman" w:hAnsi="Times New Roman" w:cs="Times New Roman"/>
        </w:rPr>
        <w:t xml:space="preserve"> </w:t>
      </w:r>
      <w:commentRangeEnd w:id="20"/>
      <w:r w:rsidR="00EF5063" w:rsidRPr="00C73112">
        <w:rPr>
          <w:rStyle w:val="Odkaznakoment"/>
          <w:rFonts w:ascii="Times New Roman" w:hAnsi="Times New Roman" w:cs="Times New Roman"/>
          <w:sz w:val="24"/>
          <w:szCs w:val="24"/>
        </w:rPr>
        <w:commentReference w:id="20"/>
      </w:r>
      <w:r w:rsidR="00372400" w:rsidRPr="00C73112">
        <w:rPr>
          <w:rFonts w:ascii="Times New Roman" w:hAnsi="Times New Roman" w:cs="Times New Roman"/>
        </w:rPr>
        <w:t>2025</w:t>
      </w:r>
      <w:r w:rsidR="00E835CE">
        <w:rPr>
          <w:rFonts w:ascii="Times New Roman" w:hAnsi="Times New Roman" w:cs="Times New Roman"/>
        </w:rPr>
        <w:t xml:space="preserve">, </w:t>
      </w:r>
      <w:r w:rsidR="00E835CE" w:rsidRPr="00E835CE">
        <w:rPr>
          <w:rFonts w:ascii="Times New Roman" w:hAnsi="Times New Roman" w:cs="Times New Roman"/>
          <w:smallCaps/>
        </w:rPr>
        <w:t>Rößner</w:t>
      </w:r>
      <w:r w:rsidR="00E835CE">
        <w:rPr>
          <w:rFonts w:ascii="Times New Roman" w:hAnsi="Times New Roman" w:cs="Times New Roman"/>
        </w:rPr>
        <w:t xml:space="preserve"> 2012</w:t>
      </w:r>
      <w:r w:rsidR="00372400" w:rsidRPr="00C73112">
        <w:rPr>
          <w:rFonts w:ascii="Times New Roman" w:hAnsi="Times New Roman" w:cs="Times New Roman"/>
        </w:rPr>
        <w:t>)</w:t>
      </w:r>
      <w:r w:rsidR="00D87124" w:rsidRPr="00C73112">
        <w:rPr>
          <w:rFonts w:ascii="Times New Roman" w:hAnsi="Times New Roman" w:cs="Times New Roman"/>
        </w:rPr>
        <w:t xml:space="preserve"> a v Belgii (</w:t>
      </w:r>
      <w:r w:rsidR="00D87124" w:rsidRPr="00C73112">
        <w:rPr>
          <w:rFonts w:ascii="Times New Roman" w:hAnsi="Times New Roman" w:cs="Times New Roman"/>
          <w:smallCaps/>
        </w:rPr>
        <w:t xml:space="preserve">Miessen </w:t>
      </w:r>
      <w:r w:rsidR="00BE1483" w:rsidRPr="00C73112">
        <w:rPr>
          <w:rFonts w:ascii="Times New Roman" w:hAnsi="Times New Roman" w:cs="Times New Roman"/>
          <w:smallCaps/>
        </w:rPr>
        <w:t>&amp;</w:t>
      </w:r>
      <w:r w:rsidR="00D87124" w:rsidRPr="00C73112">
        <w:rPr>
          <w:rFonts w:ascii="Times New Roman" w:hAnsi="Times New Roman" w:cs="Times New Roman"/>
          <w:smallCaps/>
        </w:rPr>
        <w:t xml:space="preserve"> Thieren</w:t>
      </w:r>
      <w:r w:rsidR="00D87124" w:rsidRPr="00C73112">
        <w:rPr>
          <w:rFonts w:ascii="Times New Roman" w:hAnsi="Times New Roman" w:cs="Times New Roman"/>
        </w:rPr>
        <w:t xml:space="preserve"> 1998)</w:t>
      </w:r>
      <w:r w:rsidR="00372400" w:rsidRPr="00C73112">
        <w:rPr>
          <w:rFonts w:ascii="Times New Roman" w:hAnsi="Times New Roman" w:cs="Times New Roman"/>
        </w:rPr>
        <w:t xml:space="preserve">. </w:t>
      </w:r>
      <w:r w:rsidR="00444F9F">
        <w:rPr>
          <w:rFonts w:ascii="Times New Roman" w:hAnsi="Times New Roman" w:cs="Times New Roman"/>
        </w:rPr>
        <w:t xml:space="preserve">Na Slovensku jde o lokálně hojný druh </w:t>
      </w:r>
      <w:r w:rsidR="00444F9F" w:rsidRPr="00C73112">
        <w:rPr>
          <w:rFonts w:ascii="Times New Roman" w:hAnsi="Times New Roman" w:cs="Times New Roman"/>
        </w:rPr>
        <w:t>(</w:t>
      </w:r>
      <w:r w:rsidR="00444F9F" w:rsidRPr="00C73112">
        <w:rPr>
          <w:rFonts w:ascii="Times New Roman" w:hAnsi="Times New Roman" w:cs="Times New Roman"/>
          <w:smallCaps/>
        </w:rPr>
        <w:t>Juřena</w:t>
      </w:r>
      <w:r w:rsidR="00444F9F" w:rsidRPr="00C73112">
        <w:rPr>
          <w:rFonts w:ascii="Times New Roman" w:hAnsi="Times New Roman" w:cs="Times New Roman"/>
        </w:rPr>
        <w:t xml:space="preserve"> et al. 2008)</w:t>
      </w:r>
      <w:r w:rsidR="00444F9F">
        <w:rPr>
          <w:rFonts w:ascii="Times New Roman" w:hAnsi="Times New Roman" w:cs="Times New Roman"/>
        </w:rPr>
        <w:t>.</w:t>
      </w:r>
      <w:r w:rsidR="00DE2EBC">
        <w:rPr>
          <w:rFonts w:ascii="Times New Roman" w:hAnsi="Times New Roman" w:cs="Times New Roman"/>
        </w:rPr>
        <w:t xml:space="preserve"> </w:t>
      </w:r>
      <w:r w:rsidR="00465FDB">
        <w:rPr>
          <w:rFonts w:ascii="Times New Roman" w:hAnsi="Times New Roman" w:cs="Times New Roman"/>
        </w:rPr>
        <w:t xml:space="preserve">Oproti tomu v Polsku je </w:t>
      </w:r>
      <w:r w:rsidR="00740E78">
        <w:rPr>
          <w:rFonts w:ascii="Times New Roman" w:hAnsi="Times New Roman" w:cs="Times New Roman"/>
        </w:rPr>
        <w:t>stále považován za velmi lokálně se vyskytující (</w:t>
      </w:r>
      <w:r w:rsidR="00740E78" w:rsidRPr="00740E78">
        <w:rPr>
          <w:rFonts w:ascii="Times New Roman" w:hAnsi="Times New Roman" w:cs="Times New Roman"/>
          <w:smallCaps/>
        </w:rPr>
        <w:t>Bunalski</w:t>
      </w:r>
      <w:r w:rsidR="00740E78">
        <w:rPr>
          <w:rFonts w:ascii="Times New Roman" w:hAnsi="Times New Roman" w:cs="Times New Roman"/>
        </w:rPr>
        <w:t xml:space="preserve"> 2025).</w:t>
      </w:r>
      <w:r w:rsidR="004330D9" w:rsidRPr="00C73112">
        <w:rPr>
          <w:rFonts w:ascii="Times New Roman" w:hAnsi="Times New Roman" w:cs="Times New Roman"/>
        </w:rPr>
        <w:br/>
      </w:r>
      <w:r w:rsidR="004330D9" w:rsidRPr="00C73112">
        <w:rPr>
          <w:rFonts w:ascii="Times New Roman" w:hAnsi="Times New Roman" w:cs="Times New Roman"/>
        </w:rPr>
        <w:lastRenderedPageBreak/>
        <w:br/>
      </w:r>
      <w:r w:rsidR="004330D9" w:rsidRPr="00C73112">
        <w:rPr>
          <w:rFonts w:ascii="Times New Roman" w:hAnsi="Times New Roman" w:cs="Times New Roman"/>
          <w:b/>
        </w:rPr>
        <w:t>NÁLEZOVÁ DATA</w:t>
      </w:r>
    </w:p>
    <w:p w14:paraId="5E754FF6" w14:textId="77777777" w:rsidR="00EF6781" w:rsidRDefault="004330D9" w:rsidP="00C73112">
      <w:pPr>
        <w:pStyle w:val="Zkladntext"/>
        <w:spacing w:before="0" w:after="0"/>
        <w:contextualSpacing/>
        <w:rPr>
          <w:rFonts w:ascii="Times New Roman" w:hAnsi="Times New Roman" w:cs="Times New Roman"/>
        </w:rPr>
      </w:pPr>
      <w:r w:rsidRPr="00C73112">
        <w:rPr>
          <w:rFonts w:ascii="Times New Roman" w:hAnsi="Times New Roman" w:cs="Times New Roman"/>
        </w:rPr>
        <w:br/>
      </w:r>
      <w:r w:rsidRPr="00EF6781">
        <w:rPr>
          <w:rFonts w:ascii="Times New Roman" w:hAnsi="Times New Roman" w:cs="Times New Roman"/>
          <w:b/>
          <w:bCs/>
          <w:i/>
          <w:iCs/>
        </w:rPr>
        <w:t>Euoniticellus fulvus</w:t>
      </w:r>
      <w:r w:rsidRPr="00C73112">
        <w:rPr>
          <w:rFonts w:ascii="Times New Roman" w:hAnsi="Times New Roman" w:cs="Times New Roman"/>
        </w:rPr>
        <w:t xml:space="preserve"> </w:t>
      </w:r>
      <w:r w:rsidR="00536409" w:rsidRPr="00C73112">
        <w:rPr>
          <w:rFonts w:ascii="Times New Roman" w:hAnsi="Times New Roman" w:cs="Times New Roman"/>
        </w:rPr>
        <w:t>(</w:t>
      </w:r>
      <w:r w:rsidRPr="00C73112">
        <w:rPr>
          <w:rFonts w:ascii="Times New Roman" w:hAnsi="Times New Roman" w:cs="Times New Roman"/>
        </w:rPr>
        <w:t>Goeze, 1777</w:t>
      </w:r>
      <w:r w:rsidR="00536409" w:rsidRPr="00C73112">
        <w:rPr>
          <w:rFonts w:ascii="Times New Roman" w:hAnsi="Times New Roman" w:cs="Times New Roman"/>
        </w:rPr>
        <w:t>)</w:t>
      </w:r>
    </w:p>
    <w:p w14:paraId="4F7ACC80" w14:textId="5B1F7C85" w:rsidR="006760C8" w:rsidRDefault="00243CC9" w:rsidP="00C73112">
      <w:pPr>
        <w:pStyle w:val="Zkladntext"/>
        <w:spacing w:before="0" w:after="0"/>
        <w:contextualSpacing/>
        <w:rPr>
          <w:ins w:id="21" w:author="Bolbelasmus" w:date="2026-05-17T08:57:00Z"/>
          <w:rFonts w:ascii="Times New Roman" w:hAnsi="Times New Roman" w:cs="Times New Roman"/>
          <w:b/>
        </w:rPr>
      </w:pPr>
      <w:r w:rsidRPr="00C73112">
        <w:rPr>
          <w:rFonts w:ascii="Times New Roman" w:hAnsi="Times New Roman" w:cs="Times New Roman"/>
        </w:rPr>
        <w:br/>
      </w:r>
      <w:r w:rsidR="004330D9" w:rsidRPr="00C73112">
        <w:rPr>
          <w:rFonts w:ascii="Times New Roman" w:hAnsi="Times New Roman" w:cs="Times New Roman"/>
        </w:rPr>
        <w:t>Bohemia occ., Horšov</w:t>
      </w:r>
      <w:r w:rsidR="00A1231F">
        <w:rPr>
          <w:rFonts w:ascii="Times New Roman" w:hAnsi="Times New Roman" w:cs="Times New Roman"/>
        </w:rPr>
        <w:t>ský Týn</w:t>
      </w:r>
      <w:r w:rsidR="004330D9" w:rsidRPr="00C73112">
        <w:rPr>
          <w:rFonts w:ascii="Times New Roman" w:hAnsi="Times New Roman" w:cs="Times New Roman"/>
        </w:rPr>
        <w:t xml:space="preserve">, </w:t>
      </w:r>
      <w:r w:rsidR="00E42DF9">
        <w:rPr>
          <w:rFonts w:ascii="Times New Roman" w:hAnsi="Times New Roman" w:cs="Times New Roman"/>
        </w:rPr>
        <w:t>2</w:t>
      </w:r>
      <w:r w:rsidR="00A1231F" w:rsidRPr="00C73112">
        <w:rPr>
          <w:rFonts w:ascii="Times New Roman" w:hAnsi="Times New Roman" w:cs="Times New Roman"/>
        </w:rPr>
        <w:t xml:space="preserve"> </w:t>
      </w:r>
      <w:r w:rsidR="004330D9" w:rsidRPr="00C73112">
        <w:rPr>
          <w:rFonts w:ascii="Times New Roman" w:hAnsi="Times New Roman" w:cs="Times New Roman"/>
        </w:rPr>
        <w:t xml:space="preserve">km </w:t>
      </w:r>
      <w:r w:rsidR="00E42DF9">
        <w:rPr>
          <w:rFonts w:ascii="Times New Roman" w:hAnsi="Times New Roman" w:cs="Times New Roman"/>
        </w:rPr>
        <w:t>severo</w:t>
      </w:r>
      <w:r w:rsidR="00A1231F">
        <w:rPr>
          <w:rFonts w:ascii="Times New Roman" w:hAnsi="Times New Roman" w:cs="Times New Roman"/>
        </w:rPr>
        <w:t>západně</w:t>
      </w:r>
      <w:commentRangeStart w:id="22"/>
      <w:r w:rsidR="004330D9" w:rsidRPr="00C73112">
        <w:rPr>
          <w:rFonts w:ascii="Times New Roman" w:hAnsi="Times New Roman" w:cs="Times New Roman"/>
        </w:rPr>
        <w:t xml:space="preserve"> </w:t>
      </w:r>
      <w:commentRangeEnd w:id="22"/>
      <w:r w:rsidR="00EF5063" w:rsidRPr="00C73112">
        <w:rPr>
          <w:rStyle w:val="Odkaznakoment"/>
          <w:rFonts w:ascii="Times New Roman" w:hAnsi="Times New Roman" w:cs="Times New Roman"/>
          <w:sz w:val="24"/>
          <w:szCs w:val="24"/>
        </w:rPr>
        <w:commentReference w:id="22"/>
      </w:r>
      <w:r w:rsidR="004330D9" w:rsidRPr="00C73112">
        <w:rPr>
          <w:rFonts w:ascii="Times New Roman" w:hAnsi="Times New Roman" w:cs="Times New Roman"/>
        </w:rPr>
        <w:t>(6443c),</w:t>
      </w:r>
      <w:r w:rsidR="001B0786" w:rsidRPr="00C73112">
        <w:rPr>
          <w:rFonts w:ascii="Times New Roman" w:hAnsi="Times New Roman" w:cs="Times New Roman"/>
        </w:rPr>
        <w:t xml:space="preserve"> Horšovská obora,</w:t>
      </w:r>
      <w:r w:rsidR="004330D9" w:rsidRPr="00C73112">
        <w:rPr>
          <w:rFonts w:ascii="Times New Roman" w:hAnsi="Times New Roman" w:cs="Times New Roman"/>
        </w:rPr>
        <w:t xml:space="preserve"> 49°32</w:t>
      </w:r>
      <w:r w:rsidR="00661DF3" w:rsidRPr="00C73112">
        <w:rPr>
          <w:rFonts w:ascii="Times New Roman" w:hAnsi="Times New Roman" w:cs="Times New Roman"/>
        </w:rPr>
        <w:t>′</w:t>
      </w:r>
      <w:r w:rsidR="004330D9" w:rsidRPr="00C73112">
        <w:rPr>
          <w:rFonts w:ascii="Times New Roman" w:hAnsi="Times New Roman" w:cs="Times New Roman"/>
        </w:rPr>
        <w:t>33</w:t>
      </w:r>
      <w:r w:rsidR="00661DF3" w:rsidRPr="00C73112">
        <w:rPr>
          <w:rFonts w:ascii="Times New Roman" w:hAnsi="Times New Roman" w:cs="Times New Roman"/>
        </w:rPr>
        <w:t>′′</w:t>
      </w:r>
      <w:r w:rsidR="004330D9" w:rsidRPr="00C73112">
        <w:rPr>
          <w:rFonts w:ascii="Times New Roman" w:hAnsi="Times New Roman" w:cs="Times New Roman"/>
        </w:rPr>
        <w:t>N 12°54</w:t>
      </w:r>
      <w:r w:rsidR="00661DF3" w:rsidRPr="00C73112">
        <w:rPr>
          <w:rFonts w:ascii="Times New Roman" w:hAnsi="Times New Roman" w:cs="Times New Roman"/>
        </w:rPr>
        <w:t>′</w:t>
      </w:r>
      <w:r w:rsidR="004330D9" w:rsidRPr="00C73112">
        <w:rPr>
          <w:rFonts w:ascii="Times New Roman" w:hAnsi="Times New Roman" w:cs="Times New Roman"/>
        </w:rPr>
        <w:t>38</w:t>
      </w:r>
      <w:r w:rsidR="00661DF3" w:rsidRPr="00C73112">
        <w:rPr>
          <w:rFonts w:ascii="Times New Roman" w:hAnsi="Times New Roman" w:cs="Times New Roman"/>
        </w:rPr>
        <w:t>′′</w:t>
      </w:r>
      <w:r w:rsidR="004330D9" w:rsidRPr="00C73112">
        <w:rPr>
          <w:rFonts w:ascii="Times New Roman" w:hAnsi="Times New Roman" w:cs="Times New Roman"/>
        </w:rPr>
        <w:t>E, koňský trus na cestě, 380 m n.</w:t>
      </w:r>
      <w:r w:rsidR="001B0786" w:rsidRPr="00C73112">
        <w:rPr>
          <w:rFonts w:ascii="Times New Roman" w:hAnsi="Times New Roman" w:cs="Times New Roman"/>
        </w:rPr>
        <w:t xml:space="preserve"> </w:t>
      </w:r>
      <w:r w:rsidR="004330D9" w:rsidRPr="00C73112">
        <w:rPr>
          <w:rFonts w:ascii="Times New Roman" w:hAnsi="Times New Roman" w:cs="Times New Roman"/>
        </w:rPr>
        <w:t xml:space="preserve">m., 8.VII.2025, 1 ex., J. Gaigr </w:t>
      </w:r>
      <w:r w:rsidR="001B0786" w:rsidRPr="00C73112">
        <w:rPr>
          <w:rFonts w:ascii="Times New Roman" w:hAnsi="Times New Roman" w:cs="Times New Roman"/>
        </w:rPr>
        <w:t>lgt</w:t>
      </w:r>
      <w:r w:rsidR="004330D9" w:rsidRPr="00C73112">
        <w:rPr>
          <w:rFonts w:ascii="Times New Roman" w:hAnsi="Times New Roman" w:cs="Times New Roman"/>
        </w:rPr>
        <w:t xml:space="preserve">., det. et coll. </w:t>
      </w:r>
      <w:r w:rsidR="00536409" w:rsidRPr="00C73112">
        <w:rPr>
          <w:rFonts w:ascii="Times New Roman" w:hAnsi="Times New Roman" w:cs="Times New Roman"/>
        </w:rPr>
        <w:br/>
      </w:r>
      <w:r w:rsidR="004330D9" w:rsidRPr="00C73112">
        <w:rPr>
          <w:rFonts w:ascii="Times New Roman" w:hAnsi="Times New Roman" w:cs="Times New Roman"/>
        </w:rPr>
        <w:t xml:space="preserve">Lokalita se nachází </w:t>
      </w:r>
      <w:commentRangeStart w:id="23"/>
      <w:r w:rsidR="00E42DF9">
        <w:rPr>
          <w:rFonts w:ascii="Times New Roman" w:hAnsi="Times New Roman" w:cs="Times New Roman"/>
        </w:rPr>
        <w:t>na území</w:t>
      </w:r>
      <w:r w:rsidR="004330D9" w:rsidRPr="00C73112">
        <w:rPr>
          <w:rFonts w:ascii="Times New Roman" w:hAnsi="Times New Roman" w:cs="Times New Roman"/>
        </w:rPr>
        <w:t xml:space="preserve"> býval</w:t>
      </w:r>
      <w:r w:rsidR="00E42DF9">
        <w:rPr>
          <w:rFonts w:ascii="Times New Roman" w:hAnsi="Times New Roman" w:cs="Times New Roman"/>
        </w:rPr>
        <w:t>é</w:t>
      </w:r>
      <w:r w:rsidR="004330D9" w:rsidRPr="00C73112">
        <w:rPr>
          <w:rFonts w:ascii="Times New Roman" w:hAnsi="Times New Roman" w:cs="Times New Roman"/>
        </w:rPr>
        <w:t xml:space="preserve"> </w:t>
      </w:r>
      <w:commentRangeEnd w:id="23"/>
      <w:r w:rsidR="00E42DF9" w:rsidRPr="00C73112">
        <w:rPr>
          <w:rFonts w:ascii="Times New Roman" w:hAnsi="Times New Roman" w:cs="Times New Roman"/>
        </w:rPr>
        <w:t>obor</w:t>
      </w:r>
      <w:r w:rsidR="00E42DF9">
        <w:rPr>
          <w:rFonts w:ascii="Times New Roman" w:hAnsi="Times New Roman" w:cs="Times New Roman"/>
        </w:rPr>
        <w:t>y</w:t>
      </w:r>
      <w:r w:rsidR="00E42DF9" w:rsidRPr="00C73112">
        <w:rPr>
          <w:rFonts w:ascii="Times New Roman" w:hAnsi="Times New Roman" w:cs="Times New Roman"/>
        </w:rPr>
        <w:t xml:space="preserve"> </w:t>
      </w:r>
      <w:r w:rsidR="00380381">
        <w:rPr>
          <w:rStyle w:val="Odkaznakoment"/>
        </w:rPr>
        <w:commentReference w:id="23"/>
      </w:r>
      <w:r w:rsidR="004330D9" w:rsidRPr="00C73112">
        <w:rPr>
          <w:rFonts w:ascii="Times New Roman" w:hAnsi="Times New Roman" w:cs="Times New Roman"/>
        </w:rPr>
        <w:t>o rozloze asi 400 hektarů</w:t>
      </w:r>
      <w:r w:rsidR="00060CC7" w:rsidRPr="00C73112">
        <w:rPr>
          <w:rFonts w:ascii="Times New Roman" w:hAnsi="Times New Roman" w:cs="Times New Roman"/>
        </w:rPr>
        <w:t>,</w:t>
      </w:r>
      <w:r w:rsidR="004330D9" w:rsidRPr="00C73112">
        <w:rPr>
          <w:rFonts w:ascii="Times New Roman" w:hAnsi="Times New Roman" w:cs="Times New Roman"/>
        </w:rPr>
        <w:t xml:space="preserve"> pokrytou mozaikou trvalých lesních porostů, zeměděl</w:t>
      </w:r>
      <w:r w:rsidR="002F5C63" w:rsidRPr="00C73112">
        <w:rPr>
          <w:rFonts w:ascii="Times New Roman" w:hAnsi="Times New Roman" w:cs="Times New Roman"/>
        </w:rPr>
        <w:t>ské půdy, rybníků a lesů (Obr. 3</w:t>
      </w:r>
      <w:r w:rsidR="004330D9" w:rsidRPr="00C73112">
        <w:rPr>
          <w:rFonts w:ascii="Times New Roman" w:hAnsi="Times New Roman" w:cs="Times New Roman"/>
        </w:rPr>
        <w:t>). Druh byl nalezen v koňském trusu</w:t>
      </w:r>
      <w:r w:rsidR="00380381" w:rsidRPr="00380381">
        <w:rPr>
          <w:rFonts w:ascii="Times New Roman" w:hAnsi="Times New Roman" w:cs="Times New Roman"/>
        </w:rPr>
        <w:t xml:space="preserve"> </w:t>
      </w:r>
      <w:r w:rsidR="00380381" w:rsidRPr="00C73112">
        <w:rPr>
          <w:rFonts w:ascii="Times New Roman" w:hAnsi="Times New Roman" w:cs="Times New Roman"/>
        </w:rPr>
        <w:t>při náhodném sběru na cestě v lipové aleji</w:t>
      </w:r>
      <w:r w:rsidR="004330D9" w:rsidRPr="00C73112">
        <w:rPr>
          <w:rFonts w:ascii="Times New Roman" w:hAnsi="Times New Roman" w:cs="Times New Roman"/>
        </w:rPr>
        <w:t xml:space="preserve"> společně s</w:t>
      </w:r>
      <w:r w:rsidR="00BD4DD6" w:rsidRPr="00C73112">
        <w:rPr>
          <w:rFonts w:ascii="Times New Roman" w:hAnsi="Times New Roman" w:cs="Times New Roman"/>
        </w:rPr>
        <w:t xml:space="preserve"> dospělci</w:t>
      </w:r>
      <w:r w:rsidR="004330D9" w:rsidRPr="00C73112">
        <w:rPr>
          <w:rFonts w:ascii="Times New Roman" w:hAnsi="Times New Roman" w:cs="Times New Roman"/>
        </w:rPr>
        <w:t xml:space="preserve"> </w:t>
      </w:r>
      <w:r w:rsidR="00380381">
        <w:rPr>
          <w:rFonts w:ascii="Times New Roman" w:hAnsi="Times New Roman" w:cs="Times New Roman"/>
        </w:rPr>
        <w:t>hnoj</w:t>
      </w:r>
      <w:r w:rsidR="00061EAE">
        <w:rPr>
          <w:rFonts w:ascii="Times New Roman" w:hAnsi="Times New Roman" w:cs="Times New Roman"/>
        </w:rPr>
        <w:t>n</w:t>
      </w:r>
      <w:r w:rsidR="00380381">
        <w:rPr>
          <w:rFonts w:ascii="Times New Roman" w:hAnsi="Times New Roman" w:cs="Times New Roman"/>
        </w:rPr>
        <w:t xml:space="preserve">íků </w:t>
      </w:r>
      <w:commentRangeStart w:id="24"/>
      <w:r w:rsidR="004330D9" w:rsidRPr="00C73112">
        <w:rPr>
          <w:rFonts w:ascii="Times New Roman" w:hAnsi="Times New Roman" w:cs="Times New Roman"/>
          <w:i/>
          <w:iCs/>
        </w:rPr>
        <w:t>Colobopterus</w:t>
      </w:r>
      <w:commentRangeEnd w:id="24"/>
      <w:r w:rsidR="00EF5063" w:rsidRPr="00C73112">
        <w:rPr>
          <w:rStyle w:val="Odkaznakoment"/>
          <w:rFonts w:ascii="Times New Roman" w:hAnsi="Times New Roman" w:cs="Times New Roman"/>
          <w:i/>
          <w:iCs/>
          <w:sz w:val="24"/>
          <w:szCs w:val="24"/>
        </w:rPr>
        <w:commentReference w:id="24"/>
      </w:r>
      <w:r w:rsidR="004330D9" w:rsidRPr="00C73112">
        <w:rPr>
          <w:rFonts w:ascii="Times New Roman" w:hAnsi="Times New Roman" w:cs="Times New Roman"/>
          <w:i/>
          <w:iCs/>
        </w:rPr>
        <w:t xml:space="preserve"> erraticus</w:t>
      </w:r>
      <w:r w:rsidR="004330D9" w:rsidRPr="00C73112">
        <w:rPr>
          <w:rFonts w:ascii="Times New Roman" w:hAnsi="Times New Roman" w:cs="Times New Roman"/>
        </w:rPr>
        <w:t xml:space="preserve"> (Linnaeus, 1758), </w:t>
      </w:r>
      <w:commentRangeStart w:id="25"/>
      <w:r w:rsidR="004330D9" w:rsidRPr="00C73112">
        <w:rPr>
          <w:rFonts w:ascii="Times New Roman" w:hAnsi="Times New Roman" w:cs="Times New Roman"/>
          <w:i/>
          <w:iCs/>
        </w:rPr>
        <w:t>Eupleurus subterraneus</w:t>
      </w:r>
      <w:r w:rsidR="004330D9" w:rsidRPr="00C73112">
        <w:rPr>
          <w:rFonts w:ascii="Times New Roman" w:hAnsi="Times New Roman" w:cs="Times New Roman"/>
        </w:rPr>
        <w:t xml:space="preserve"> </w:t>
      </w:r>
      <w:r w:rsidR="00F7514C" w:rsidRPr="00C73112">
        <w:rPr>
          <w:rFonts w:ascii="Times New Roman" w:hAnsi="Times New Roman" w:cs="Times New Roman"/>
          <w:i/>
          <w:iCs/>
        </w:rPr>
        <w:t>subterraneus</w:t>
      </w:r>
      <w:r w:rsidR="00F7514C" w:rsidRPr="00C73112">
        <w:rPr>
          <w:rFonts w:ascii="Times New Roman" w:hAnsi="Times New Roman" w:cs="Times New Roman"/>
        </w:rPr>
        <w:t xml:space="preserve"> </w:t>
      </w:r>
      <w:r w:rsidR="004330D9" w:rsidRPr="00C73112">
        <w:rPr>
          <w:rFonts w:ascii="Times New Roman" w:hAnsi="Times New Roman" w:cs="Times New Roman"/>
        </w:rPr>
        <w:t xml:space="preserve">(Linnaeus, 1758), </w:t>
      </w:r>
      <w:r w:rsidR="004330D9" w:rsidRPr="00C73112">
        <w:rPr>
          <w:rFonts w:ascii="Times New Roman" w:hAnsi="Times New Roman" w:cs="Times New Roman"/>
          <w:i/>
          <w:iCs/>
        </w:rPr>
        <w:t>A</w:t>
      </w:r>
      <w:r w:rsidR="00E42DF9">
        <w:rPr>
          <w:rFonts w:ascii="Times New Roman" w:hAnsi="Times New Roman" w:cs="Times New Roman"/>
          <w:i/>
          <w:iCs/>
        </w:rPr>
        <w:t>phodius</w:t>
      </w:r>
      <w:r w:rsidR="004330D9" w:rsidRPr="00C73112">
        <w:rPr>
          <w:rFonts w:ascii="Times New Roman" w:hAnsi="Times New Roman" w:cs="Times New Roman"/>
        </w:rPr>
        <w:t xml:space="preserve"> </w:t>
      </w:r>
      <w:r w:rsidR="004330D9" w:rsidRPr="00C73112">
        <w:rPr>
          <w:rFonts w:ascii="Times New Roman" w:hAnsi="Times New Roman" w:cs="Times New Roman"/>
          <w:i/>
        </w:rPr>
        <w:t xml:space="preserve">pedellus </w:t>
      </w:r>
      <w:r w:rsidR="004330D9" w:rsidRPr="00C73112">
        <w:rPr>
          <w:rFonts w:ascii="Times New Roman" w:hAnsi="Times New Roman" w:cs="Times New Roman"/>
        </w:rPr>
        <w:t>(DeGeer, 1774)</w:t>
      </w:r>
      <w:ins w:id="26" w:author="Benedikt" w:date="2026-05-17T19:42:00Z">
        <w:r w:rsidR="00380381">
          <w:rPr>
            <w:rFonts w:ascii="Times New Roman" w:hAnsi="Times New Roman" w:cs="Times New Roman"/>
          </w:rPr>
          <w:t xml:space="preserve"> </w:t>
        </w:r>
      </w:ins>
      <w:r w:rsidR="00380381">
        <w:rPr>
          <w:rFonts w:ascii="Times New Roman" w:hAnsi="Times New Roman" w:cs="Times New Roman"/>
        </w:rPr>
        <w:t>a</w:t>
      </w:r>
      <w:r w:rsidR="004330D9" w:rsidRPr="00C73112">
        <w:rPr>
          <w:rFonts w:ascii="Times New Roman" w:hAnsi="Times New Roman" w:cs="Times New Roman"/>
        </w:rPr>
        <w:t xml:space="preserve"> </w:t>
      </w:r>
      <w:r w:rsidR="004330D9" w:rsidRPr="00C73112">
        <w:rPr>
          <w:rFonts w:ascii="Times New Roman" w:hAnsi="Times New Roman" w:cs="Times New Roman"/>
          <w:i/>
        </w:rPr>
        <w:t>Volinus</w:t>
      </w:r>
      <w:r w:rsidR="004330D9" w:rsidRPr="00C73112">
        <w:rPr>
          <w:rFonts w:ascii="Times New Roman" w:hAnsi="Times New Roman" w:cs="Times New Roman"/>
        </w:rPr>
        <w:t xml:space="preserve"> </w:t>
      </w:r>
      <w:r w:rsidR="004330D9" w:rsidRPr="00C73112">
        <w:rPr>
          <w:rFonts w:ascii="Times New Roman" w:hAnsi="Times New Roman" w:cs="Times New Roman"/>
          <w:i/>
        </w:rPr>
        <w:t xml:space="preserve">sticticus </w:t>
      </w:r>
      <w:r w:rsidR="004330D9" w:rsidRPr="00C73112">
        <w:rPr>
          <w:rFonts w:ascii="Times New Roman" w:hAnsi="Times New Roman" w:cs="Times New Roman"/>
        </w:rPr>
        <w:t>(Panzer</w:t>
      </w:r>
      <w:commentRangeEnd w:id="25"/>
      <w:r w:rsidR="00EF5063" w:rsidRPr="00C73112">
        <w:rPr>
          <w:rStyle w:val="Odkaznakoment"/>
          <w:rFonts w:ascii="Times New Roman" w:hAnsi="Times New Roman" w:cs="Times New Roman"/>
          <w:sz w:val="24"/>
          <w:szCs w:val="24"/>
        </w:rPr>
        <w:commentReference w:id="25"/>
      </w:r>
      <w:r w:rsidR="004330D9" w:rsidRPr="00C73112">
        <w:rPr>
          <w:rFonts w:ascii="Times New Roman" w:hAnsi="Times New Roman" w:cs="Times New Roman"/>
        </w:rPr>
        <w:t>, 1798)</w:t>
      </w:r>
      <w:r w:rsidR="00380381">
        <w:rPr>
          <w:rFonts w:ascii="Times New Roman" w:hAnsi="Times New Roman" w:cs="Times New Roman"/>
        </w:rPr>
        <w:t xml:space="preserve"> a lejnožroutů</w:t>
      </w:r>
      <w:r w:rsidR="004330D9" w:rsidRPr="00C73112">
        <w:rPr>
          <w:rFonts w:ascii="Times New Roman" w:hAnsi="Times New Roman" w:cs="Times New Roman"/>
          <w:i/>
        </w:rPr>
        <w:t xml:space="preserve"> </w:t>
      </w:r>
      <w:r w:rsidR="004330D9" w:rsidRPr="00C73112">
        <w:rPr>
          <w:rFonts w:ascii="Times New Roman" w:hAnsi="Times New Roman" w:cs="Times New Roman"/>
          <w:i/>
          <w:iCs/>
        </w:rPr>
        <w:t xml:space="preserve">Onthophagus </w:t>
      </w:r>
      <w:r w:rsidR="004330D9" w:rsidRPr="00C73112">
        <w:rPr>
          <w:rFonts w:ascii="Times New Roman" w:hAnsi="Times New Roman" w:cs="Times New Roman"/>
          <w:iCs/>
        </w:rPr>
        <w:t>(</w:t>
      </w:r>
      <w:r w:rsidR="004330D9" w:rsidRPr="00C73112">
        <w:rPr>
          <w:rFonts w:ascii="Times New Roman" w:hAnsi="Times New Roman" w:cs="Times New Roman"/>
          <w:i/>
          <w:iCs/>
        </w:rPr>
        <w:t>Palaeonthophagus</w:t>
      </w:r>
      <w:r w:rsidR="004330D9" w:rsidRPr="00C73112">
        <w:rPr>
          <w:rFonts w:ascii="Times New Roman" w:hAnsi="Times New Roman" w:cs="Times New Roman"/>
          <w:iCs/>
        </w:rPr>
        <w:t>)</w:t>
      </w:r>
      <w:r w:rsidR="004330D9" w:rsidRPr="00C73112">
        <w:rPr>
          <w:rFonts w:ascii="Times New Roman" w:hAnsi="Times New Roman" w:cs="Times New Roman"/>
          <w:i/>
          <w:iCs/>
        </w:rPr>
        <w:t xml:space="preserve"> </w:t>
      </w:r>
      <w:r w:rsidR="004330D9" w:rsidRPr="00C73112">
        <w:rPr>
          <w:rFonts w:ascii="Times New Roman" w:hAnsi="Times New Roman" w:cs="Times New Roman"/>
          <w:i/>
        </w:rPr>
        <w:t xml:space="preserve">ovatus </w:t>
      </w:r>
      <w:r w:rsidR="00741523">
        <w:rPr>
          <w:rFonts w:ascii="Times New Roman" w:hAnsi="Times New Roman" w:cs="Times New Roman"/>
        </w:rPr>
        <w:t>(Linnaeus, 1758)</w:t>
      </w:r>
      <w:r w:rsidR="004330D9" w:rsidRPr="00C73112">
        <w:rPr>
          <w:rFonts w:ascii="Times New Roman" w:hAnsi="Times New Roman" w:cs="Times New Roman"/>
        </w:rPr>
        <w:t xml:space="preserve">, </w:t>
      </w:r>
      <w:r w:rsidR="004330D9" w:rsidRPr="00C73112">
        <w:rPr>
          <w:rFonts w:ascii="Times New Roman" w:hAnsi="Times New Roman" w:cs="Times New Roman"/>
          <w:i/>
          <w:iCs/>
        </w:rPr>
        <w:t>O</w:t>
      </w:r>
      <w:r w:rsidR="00BD4DD6" w:rsidRPr="00C73112">
        <w:rPr>
          <w:rFonts w:ascii="Times New Roman" w:hAnsi="Times New Roman" w:cs="Times New Roman"/>
          <w:i/>
          <w:iCs/>
        </w:rPr>
        <w:t>.</w:t>
      </w:r>
      <w:r w:rsidR="004330D9" w:rsidRPr="00C73112">
        <w:rPr>
          <w:rFonts w:ascii="Times New Roman" w:hAnsi="Times New Roman" w:cs="Times New Roman"/>
          <w:i/>
          <w:iCs/>
        </w:rPr>
        <w:t xml:space="preserve"> </w:t>
      </w:r>
      <w:r w:rsidR="004330D9" w:rsidRPr="00C73112">
        <w:rPr>
          <w:rFonts w:ascii="Times New Roman" w:hAnsi="Times New Roman" w:cs="Times New Roman"/>
          <w:iCs/>
        </w:rPr>
        <w:t>(</w:t>
      </w:r>
      <w:r w:rsidR="004330D9" w:rsidRPr="00C73112">
        <w:rPr>
          <w:rFonts w:ascii="Times New Roman" w:hAnsi="Times New Roman" w:cs="Times New Roman"/>
          <w:i/>
          <w:iCs/>
        </w:rPr>
        <w:t>P</w:t>
      </w:r>
      <w:r w:rsidR="00BD4DD6" w:rsidRPr="00C73112">
        <w:rPr>
          <w:rFonts w:ascii="Times New Roman" w:hAnsi="Times New Roman" w:cs="Times New Roman"/>
          <w:i/>
          <w:iCs/>
        </w:rPr>
        <w:t>.</w:t>
      </w:r>
      <w:r w:rsidR="004330D9" w:rsidRPr="00C73112">
        <w:rPr>
          <w:rFonts w:ascii="Times New Roman" w:hAnsi="Times New Roman" w:cs="Times New Roman"/>
          <w:iCs/>
        </w:rPr>
        <w:t>)</w:t>
      </w:r>
      <w:r w:rsidR="004330D9" w:rsidRPr="00C73112">
        <w:rPr>
          <w:rFonts w:ascii="Times New Roman" w:hAnsi="Times New Roman" w:cs="Times New Roman"/>
          <w:i/>
          <w:iCs/>
        </w:rPr>
        <w:t xml:space="preserve"> </w:t>
      </w:r>
      <w:r w:rsidR="004330D9" w:rsidRPr="00C73112">
        <w:rPr>
          <w:rFonts w:ascii="Times New Roman" w:hAnsi="Times New Roman" w:cs="Times New Roman"/>
          <w:i/>
        </w:rPr>
        <w:t>similis</w:t>
      </w:r>
      <w:r w:rsidR="004330D9" w:rsidRPr="00C73112">
        <w:rPr>
          <w:rFonts w:ascii="Times New Roman" w:hAnsi="Times New Roman" w:cs="Times New Roman"/>
        </w:rPr>
        <w:t xml:space="preserve"> (L.</w:t>
      </w:r>
      <w:r w:rsidR="00BD4DD6" w:rsidRPr="00C73112">
        <w:rPr>
          <w:rFonts w:ascii="Times New Roman" w:hAnsi="Times New Roman" w:cs="Times New Roman"/>
        </w:rPr>
        <w:t xml:space="preserve"> </w:t>
      </w:r>
      <w:r w:rsidR="004330D9" w:rsidRPr="00C73112">
        <w:rPr>
          <w:rFonts w:ascii="Times New Roman" w:hAnsi="Times New Roman" w:cs="Times New Roman"/>
        </w:rPr>
        <w:t xml:space="preserve">G. Scriba, 1790) a </w:t>
      </w:r>
      <w:r w:rsidR="004330D9" w:rsidRPr="00C73112">
        <w:rPr>
          <w:rFonts w:ascii="Times New Roman" w:hAnsi="Times New Roman" w:cs="Times New Roman"/>
          <w:i/>
          <w:iCs/>
        </w:rPr>
        <w:t>O</w:t>
      </w:r>
      <w:r w:rsidR="003D364B" w:rsidRPr="00C73112">
        <w:rPr>
          <w:rFonts w:ascii="Times New Roman" w:hAnsi="Times New Roman" w:cs="Times New Roman"/>
          <w:i/>
          <w:iCs/>
        </w:rPr>
        <w:t>.</w:t>
      </w:r>
      <w:r w:rsidR="004330D9" w:rsidRPr="00C73112">
        <w:rPr>
          <w:rFonts w:ascii="Times New Roman" w:hAnsi="Times New Roman" w:cs="Times New Roman"/>
          <w:i/>
          <w:iCs/>
        </w:rPr>
        <w:t xml:space="preserve"> </w:t>
      </w:r>
      <w:r w:rsidR="004330D9" w:rsidRPr="00C73112">
        <w:rPr>
          <w:rFonts w:ascii="Times New Roman" w:hAnsi="Times New Roman" w:cs="Times New Roman"/>
          <w:iCs/>
        </w:rPr>
        <w:t>(</w:t>
      </w:r>
      <w:r w:rsidR="004330D9" w:rsidRPr="00C73112">
        <w:rPr>
          <w:rFonts w:ascii="Times New Roman" w:hAnsi="Times New Roman" w:cs="Times New Roman"/>
          <w:i/>
          <w:iCs/>
        </w:rPr>
        <w:t>P</w:t>
      </w:r>
      <w:r w:rsidR="003D364B" w:rsidRPr="00C73112">
        <w:rPr>
          <w:rFonts w:ascii="Times New Roman" w:hAnsi="Times New Roman" w:cs="Times New Roman"/>
          <w:i/>
          <w:iCs/>
        </w:rPr>
        <w:t>.</w:t>
      </w:r>
      <w:r w:rsidR="004330D9" w:rsidRPr="00C73112">
        <w:rPr>
          <w:rFonts w:ascii="Times New Roman" w:hAnsi="Times New Roman" w:cs="Times New Roman"/>
          <w:iCs/>
        </w:rPr>
        <w:t>)</w:t>
      </w:r>
      <w:r w:rsidR="004330D9" w:rsidRPr="00C73112">
        <w:rPr>
          <w:rFonts w:ascii="Times New Roman" w:hAnsi="Times New Roman" w:cs="Times New Roman"/>
          <w:i/>
          <w:iCs/>
        </w:rPr>
        <w:t xml:space="preserve"> coenobita</w:t>
      </w:r>
      <w:r w:rsidR="004330D9" w:rsidRPr="00C73112">
        <w:rPr>
          <w:rFonts w:ascii="Times New Roman" w:hAnsi="Times New Roman" w:cs="Times New Roman"/>
          <w:iCs/>
        </w:rPr>
        <w:t xml:space="preserve"> (Herbst, 1783)</w:t>
      </w:r>
      <w:r w:rsidR="004330D9" w:rsidRPr="00C73112">
        <w:rPr>
          <w:rFonts w:ascii="Times New Roman" w:hAnsi="Times New Roman" w:cs="Times New Roman"/>
        </w:rPr>
        <w:t>. Okolí šotolinové cesty na lokalitě tvoří trvalý travní porost a zemědělská půda. Nejbližší aktivně využívaná koňská pastvina se nachází přibližně 500 m od místa nálezu.</w:t>
      </w:r>
    </w:p>
    <w:p w14:paraId="21653DFA" w14:textId="77777777" w:rsidR="006760C8" w:rsidRDefault="006760C8" w:rsidP="00C73112">
      <w:pPr>
        <w:pStyle w:val="Zkladntext"/>
        <w:spacing w:before="0" w:after="0"/>
        <w:contextualSpacing/>
        <w:rPr>
          <w:rFonts w:ascii="Times New Roman" w:hAnsi="Times New Roman" w:cs="Times New Roman"/>
          <w:b/>
        </w:rPr>
      </w:pPr>
    </w:p>
    <w:p w14:paraId="159EBA74" w14:textId="27BA3E7E" w:rsidR="00D23C6E" w:rsidRPr="00C73112" w:rsidRDefault="006760C8" w:rsidP="00C73112">
      <w:pPr>
        <w:pStyle w:val="Zkladntext"/>
        <w:spacing w:before="0" w:after="0"/>
        <w:contextualSpacing/>
        <w:rPr>
          <w:rFonts w:ascii="Times New Roman" w:hAnsi="Times New Roman" w:cs="Times New Roman"/>
          <w:b/>
        </w:rPr>
      </w:pPr>
      <w:r w:rsidRPr="00C73112">
        <w:rPr>
          <w:rStyle w:val="Odkaznakoment"/>
          <w:rFonts w:ascii="Times New Roman" w:hAnsi="Times New Roman" w:cs="Times New Roman"/>
          <w:b/>
          <w:sz w:val="24"/>
          <w:szCs w:val="24"/>
        </w:rPr>
        <w:commentReference w:id="27"/>
      </w:r>
      <w:r w:rsidR="004330D9" w:rsidRPr="00C73112">
        <w:rPr>
          <w:rFonts w:ascii="Times New Roman" w:hAnsi="Times New Roman" w:cs="Times New Roman"/>
          <w:b/>
        </w:rPr>
        <w:t>DISKUSE A ZÁVĚR</w:t>
      </w:r>
    </w:p>
    <w:p w14:paraId="49F26040" w14:textId="77777777" w:rsidR="00C73112" w:rsidRPr="00C73112" w:rsidRDefault="00C73112" w:rsidP="00C73112">
      <w:pPr>
        <w:pStyle w:val="Zkladntext"/>
        <w:spacing w:before="0" w:after="0"/>
        <w:contextualSpacing/>
        <w:rPr>
          <w:rFonts w:ascii="Times New Roman" w:hAnsi="Times New Roman" w:cs="Times New Roman"/>
        </w:rPr>
      </w:pPr>
    </w:p>
    <w:p w14:paraId="05CF3163" w14:textId="647CD17D" w:rsidR="00E52C42" w:rsidRDefault="00140DE7" w:rsidP="00C73112">
      <w:pPr>
        <w:pStyle w:val="Zkladntext"/>
        <w:spacing w:before="0" w:after="0"/>
        <w:contextualSpacing/>
        <w:rPr>
          <w:rFonts w:ascii="Times New Roman" w:hAnsi="Times New Roman" w:cs="Times New Roman"/>
        </w:rPr>
      </w:pPr>
      <w:commentRangeStart w:id="28"/>
      <w:r w:rsidRPr="00C73112">
        <w:rPr>
          <w:rFonts w:ascii="Times New Roman" w:hAnsi="Times New Roman" w:cs="Times New Roman"/>
        </w:rPr>
        <w:t xml:space="preserve">Z území Plzeňského a Karlovarského kraje nebyl výskyt druhu </w:t>
      </w:r>
      <w:r w:rsidR="00E709C2" w:rsidRPr="00C73112">
        <w:rPr>
          <w:rFonts w:ascii="Times New Roman" w:hAnsi="Times New Roman" w:cs="Times New Roman"/>
          <w:bCs/>
          <w:i/>
          <w:iCs/>
        </w:rPr>
        <w:t>E</w:t>
      </w:r>
      <w:r w:rsidR="00CF43D9">
        <w:rPr>
          <w:rFonts w:ascii="Times New Roman" w:hAnsi="Times New Roman" w:cs="Times New Roman"/>
          <w:bCs/>
          <w:i/>
          <w:iCs/>
        </w:rPr>
        <w:t>uoniticellus</w:t>
      </w:r>
      <w:r w:rsidR="00E709C2" w:rsidRPr="00C73112">
        <w:rPr>
          <w:rFonts w:ascii="Times New Roman" w:hAnsi="Times New Roman" w:cs="Times New Roman"/>
          <w:bCs/>
          <w:i/>
          <w:iCs/>
        </w:rPr>
        <w:t xml:space="preserve"> fulvus</w:t>
      </w:r>
      <w:r w:rsidR="00E709C2" w:rsidRPr="00C73112">
        <w:rPr>
          <w:rFonts w:ascii="Times New Roman" w:hAnsi="Times New Roman" w:cs="Times New Roman"/>
        </w:rPr>
        <w:t xml:space="preserve"> </w:t>
      </w:r>
      <w:r w:rsidRPr="00C73112">
        <w:rPr>
          <w:rFonts w:ascii="Times New Roman" w:hAnsi="Times New Roman" w:cs="Times New Roman"/>
        </w:rPr>
        <w:t>v posledních desetiletích publikován (</w:t>
      </w:r>
      <w:r w:rsidRPr="00C73112">
        <w:rPr>
          <w:rFonts w:ascii="Times New Roman" w:hAnsi="Times New Roman" w:cs="Times New Roman"/>
          <w:smallCaps/>
        </w:rPr>
        <w:t>Týr</w:t>
      </w:r>
      <w:r w:rsidRPr="00C73112">
        <w:rPr>
          <w:rFonts w:ascii="Times New Roman" w:hAnsi="Times New Roman" w:cs="Times New Roman"/>
        </w:rPr>
        <w:t xml:space="preserve"> 2021). </w:t>
      </w:r>
      <w:r w:rsidR="00372400" w:rsidRPr="00C73112">
        <w:rPr>
          <w:rFonts w:ascii="Times New Roman" w:hAnsi="Times New Roman" w:cs="Times New Roman"/>
        </w:rPr>
        <w:t xml:space="preserve">Výše uvedený nález představuje první publikovaný doklad výskytu druhu na území Plzeňského a Karlovarského kraje po </w:t>
      </w:r>
      <w:commentRangeStart w:id="29"/>
      <w:r w:rsidR="00372400" w:rsidRPr="00C73112">
        <w:rPr>
          <w:rFonts w:ascii="Times New Roman" w:hAnsi="Times New Roman" w:cs="Times New Roman"/>
        </w:rPr>
        <w:t>5</w:t>
      </w:r>
      <w:r w:rsidR="00A1231F">
        <w:rPr>
          <w:rFonts w:ascii="Times New Roman" w:hAnsi="Times New Roman" w:cs="Times New Roman"/>
        </w:rPr>
        <w:t>8</w:t>
      </w:r>
      <w:r w:rsidR="00372400" w:rsidRPr="00C73112">
        <w:rPr>
          <w:rFonts w:ascii="Times New Roman" w:hAnsi="Times New Roman" w:cs="Times New Roman"/>
        </w:rPr>
        <w:t xml:space="preserve"> letech</w:t>
      </w:r>
      <w:commentRangeEnd w:id="29"/>
      <w:r w:rsidR="006760C8" w:rsidRPr="00C73112">
        <w:rPr>
          <w:rStyle w:val="Odkaznakoment"/>
          <w:rFonts w:ascii="Times New Roman" w:hAnsi="Times New Roman" w:cs="Times New Roman"/>
          <w:sz w:val="24"/>
          <w:szCs w:val="24"/>
        </w:rPr>
        <w:commentReference w:id="29"/>
      </w:r>
      <w:commentRangeEnd w:id="28"/>
      <w:r w:rsidR="005706D0">
        <w:rPr>
          <w:rStyle w:val="Odkaznakoment"/>
        </w:rPr>
        <w:commentReference w:id="28"/>
      </w:r>
      <w:r w:rsidR="00372400" w:rsidRPr="00C73112">
        <w:rPr>
          <w:rFonts w:ascii="Times New Roman" w:hAnsi="Times New Roman" w:cs="Times New Roman"/>
        </w:rPr>
        <w:t>.</w:t>
      </w:r>
      <w:r w:rsidR="00CF43D9">
        <w:rPr>
          <w:rFonts w:ascii="Times New Roman" w:hAnsi="Times New Roman" w:cs="Times New Roman"/>
        </w:rPr>
        <w:t xml:space="preserve"> </w:t>
      </w:r>
      <w:r w:rsidR="00CF43D9" w:rsidRPr="00CF43D9">
        <w:rPr>
          <w:rFonts w:ascii="Times New Roman" w:hAnsi="Times New Roman" w:cs="Times New Roman"/>
        </w:rPr>
        <w:t xml:space="preserve">Nález koresponduje s aktuálními poznatky o recentní plošné expanzi skvrnaře v zemích střední a západní Evropy. Lze předpokládat, že jeho šíření je podmíněno </w:t>
      </w:r>
      <w:r w:rsidR="00461C64">
        <w:rPr>
          <w:rFonts w:ascii="Times New Roman" w:hAnsi="Times New Roman" w:cs="Times New Roman"/>
        </w:rPr>
        <w:t>nejen klimatickými změnami, ale</w:t>
      </w:r>
      <w:r w:rsidR="00CF43D9" w:rsidRPr="00CF43D9">
        <w:rPr>
          <w:rFonts w:ascii="Times New Roman" w:hAnsi="Times New Roman" w:cs="Times New Roman"/>
        </w:rPr>
        <w:t xml:space="preserve"> také s růstem počtu vhodných stanovišť, kterými jsou pastviny skotu a koní.</w:t>
      </w:r>
    </w:p>
    <w:p w14:paraId="69B453CC" w14:textId="77777777" w:rsidR="00C73112" w:rsidRPr="00C73112" w:rsidRDefault="00C73112" w:rsidP="00C73112">
      <w:pPr>
        <w:pStyle w:val="Zkladntext"/>
        <w:spacing w:before="0" w:after="0"/>
        <w:contextualSpacing/>
        <w:rPr>
          <w:rFonts w:ascii="Times New Roman" w:hAnsi="Times New Roman" w:cs="Times New Roman"/>
        </w:rPr>
      </w:pPr>
    </w:p>
    <w:p w14:paraId="26B02646" w14:textId="77777777" w:rsidR="00C73112" w:rsidRPr="00C73112" w:rsidRDefault="00E6469A" w:rsidP="00C73112">
      <w:pPr>
        <w:pStyle w:val="FirstParagraph"/>
        <w:spacing w:before="0" w:after="0"/>
        <w:contextualSpacing/>
        <w:rPr>
          <w:rFonts w:ascii="Times New Roman" w:hAnsi="Times New Roman" w:cs="Times New Roman"/>
          <w:b/>
        </w:rPr>
      </w:pPr>
      <w:bookmarkStart w:id="30" w:name="poděkování"/>
      <w:bookmarkEnd w:id="5"/>
      <w:r w:rsidRPr="00C73112">
        <w:rPr>
          <w:rFonts w:ascii="Times New Roman" w:hAnsi="Times New Roman" w:cs="Times New Roman"/>
          <w:b/>
        </w:rPr>
        <w:t xml:space="preserve">PODĚKOVÁNÍ </w:t>
      </w:r>
    </w:p>
    <w:p w14:paraId="78A663B3" w14:textId="1FB44FBB" w:rsidR="00E52C42" w:rsidRDefault="00E6469A" w:rsidP="00C73112">
      <w:pPr>
        <w:pStyle w:val="FirstParagraph"/>
        <w:spacing w:before="0" w:after="0"/>
        <w:contextualSpacing/>
        <w:rPr>
          <w:rFonts w:ascii="Times New Roman" w:hAnsi="Times New Roman" w:cs="Times New Roman"/>
        </w:rPr>
      </w:pPr>
      <w:r w:rsidRPr="00C73112">
        <w:rPr>
          <w:rFonts w:ascii="Times New Roman" w:hAnsi="Times New Roman" w:cs="Times New Roman"/>
        </w:rPr>
        <w:br/>
      </w:r>
      <w:r w:rsidR="00372400" w:rsidRPr="00C73112">
        <w:rPr>
          <w:rFonts w:ascii="Times New Roman" w:hAnsi="Times New Roman" w:cs="Times New Roman"/>
        </w:rPr>
        <w:t>Děkuji K</w:t>
      </w:r>
      <w:r w:rsidR="00321D35">
        <w:rPr>
          <w:rFonts w:ascii="Times New Roman" w:hAnsi="Times New Roman" w:cs="Times New Roman"/>
        </w:rPr>
        <w:t>arlu</w:t>
      </w:r>
      <w:r w:rsidR="00372400" w:rsidRPr="00C73112">
        <w:rPr>
          <w:rFonts w:ascii="Times New Roman" w:hAnsi="Times New Roman" w:cs="Times New Roman"/>
        </w:rPr>
        <w:t xml:space="preserve"> Chobotovi (</w:t>
      </w:r>
      <w:r w:rsidR="00321D35">
        <w:rPr>
          <w:rFonts w:ascii="Times New Roman" w:hAnsi="Times New Roman" w:cs="Times New Roman"/>
        </w:rPr>
        <w:t>Agentura ochrany přírody a krajiny</w:t>
      </w:r>
      <w:r w:rsidR="00321D35" w:rsidRPr="00C73112">
        <w:rPr>
          <w:rFonts w:ascii="Times New Roman" w:hAnsi="Times New Roman" w:cs="Times New Roman"/>
        </w:rPr>
        <w:t xml:space="preserve"> </w:t>
      </w:r>
      <w:r w:rsidR="00372400" w:rsidRPr="00C73112">
        <w:rPr>
          <w:rFonts w:ascii="Times New Roman" w:hAnsi="Times New Roman" w:cs="Times New Roman"/>
        </w:rPr>
        <w:t>ČR, Praha) za revizi deter</w:t>
      </w:r>
      <w:r w:rsidR="00BA74F4" w:rsidRPr="00C73112">
        <w:rPr>
          <w:rFonts w:ascii="Times New Roman" w:hAnsi="Times New Roman" w:cs="Times New Roman"/>
        </w:rPr>
        <w:t>minace ostatních druhů ve sběru a cenné připomínky k</w:t>
      </w:r>
      <w:r w:rsidR="00321D35">
        <w:rPr>
          <w:rFonts w:ascii="Times New Roman" w:hAnsi="Times New Roman" w:cs="Times New Roman"/>
        </w:rPr>
        <w:t> </w:t>
      </w:r>
      <w:r w:rsidR="00BA74F4" w:rsidRPr="00C73112">
        <w:rPr>
          <w:rFonts w:ascii="Times New Roman" w:hAnsi="Times New Roman" w:cs="Times New Roman"/>
        </w:rPr>
        <w:t>textu</w:t>
      </w:r>
      <w:r w:rsidR="00321D35">
        <w:rPr>
          <w:rFonts w:ascii="Times New Roman" w:hAnsi="Times New Roman" w:cs="Times New Roman"/>
        </w:rPr>
        <w:t xml:space="preserve"> a</w:t>
      </w:r>
      <w:r w:rsidR="00BA74F4" w:rsidRPr="00C73112">
        <w:rPr>
          <w:rFonts w:ascii="Times New Roman" w:hAnsi="Times New Roman" w:cs="Times New Roman"/>
        </w:rPr>
        <w:t xml:space="preserve"> V</w:t>
      </w:r>
      <w:r w:rsidR="00321D35">
        <w:rPr>
          <w:rFonts w:ascii="Times New Roman" w:hAnsi="Times New Roman" w:cs="Times New Roman"/>
        </w:rPr>
        <w:t xml:space="preserve">ojtěchu </w:t>
      </w:r>
      <w:r w:rsidR="00BA74F4" w:rsidRPr="00C73112">
        <w:rPr>
          <w:rFonts w:ascii="Times New Roman" w:hAnsi="Times New Roman" w:cs="Times New Roman"/>
        </w:rPr>
        <w:t>Kolářovi (</w:t>
      </w:r>
      <w:commentRangeStart w:id="31"/>
      <w:r w:rsidR="00140DE7" w:rsidRPr="00C73112">
        <w:rPr>
          <w:rFonts w:ascii="Times New Roman" w:hAnsi="Times New Roman" w:cs="Times New Roman"/>
        </w:rPr>
        <w:t>P</w:t>
      </w:r>
      <w:r w:rsidR="00321D35">
        <w:rPr>
          <w:rFonts w:ascii="Times New Roman" w:hAnsi="Times New Roman" w:cs="Times New Roman"/>
        </w:rPr>
        <w:t>řírodovědecká fakulta</w:t>
      </w:r>
      <w:r w:rsidR="00140DE7" w:rsidRPr="00C73112">
        <w:rPr>
          <w:rFonts w:ascii="Times New Roman" w:hAnsi="Times New Roman" w:cs="Times New Roman"/>
        </w:rPr>
        <w:t xml:space="preserve"> J</w:t>
      </w:r>
      <w:r w:rsidR="00321D35">
        <w:rPr>
          <w:rFonts w:ascii="Times New Roman" w:hAnsi="Times New Roman" w:cs="Times New Roman"/>
        </w:rPr>
        <w:t>ihočeské Univerzity</w:t>
      </w:r>
      <w:r w:rsidR="00140DE7" w:rsidRPr="00C73112">
        <w:rPr>
          <w:rFonts w:ascii="Times New Roman" w:hAnsi="Times New Roman" w:cs="Times New Roman"/>
        </w:rPr>
        <w:t xml:space="preserve">, </w:t>
      </w:r>
      <w:commentRangeEnd w:id="31"/>
      <w:r w:rsidR="006760C8" w:rsidRPr="00C73112">
        <w:rPr>
          <w:rStyle w:val="Odkaznakoment"/>
          <w:rFonts w:ascii="Times New Roman" w:hAnsi="Times New Roman" w:cs="Times New Roman"/>
          <w:sz w:val="24"/>
          <w:szCs w:val="24"/>
        </w:rPr>
        <w:commentReference w:id="31"/>
      </w:r>
      <w:r w:rsidR="00140DE7" w:rsidRPr="00C73112">
        <w:rPr>
          <w:rFonts w:ascii="Times New Roman" w:hAnsi="Times New Roman" w:cs="Times New Roman"/>
        </w:rPr>
        <w:t>České Budějovice)</w:t>
      </w:r>
      <w:r w:rsidR="009D0C15" w:rsidRPr="00C73112">
        <w:rPr>
          <w:rFonts w:ascii="Times New Roman" w:hAnsi="Times New Roman" w:cs="Times New Roman"/>
        </w:rPr>
        <w:t xml:space="preserve"> za pořízení fotografií</w:t>
      </w:r>
      <w:r w:rsidR="004D61B8" w:rsidRPr="00C73112">
        <w:rPr>
          <w:rFonts w:ascii="Times New Roman" w:hAnsi="Times New Roman" w:cs="Times New Roman"/>
        </w:rPr>
        <w:t xml:space="preserve"> jedince</w:t>
      </w:r>
      <w:r w:rsidR="00140DE7" w:rsidRPr="00C73112">
        <w:rPr>
          <w:rFonts w:ascii="Times New Roman" w:hAnsi="Times New Roman" w:cs="Times New Roman"/>
        </w:rPr>
        <w:t>.</w:t>
      </w:r>
      <w:r w:rsidR="00380381">
        <w:rPr>
          <w:rStyle w:val="Odkaznakoment"/>
        </w:rPr>
        <w:commentReference w:id="32"/>
      </w:r>
      <w:r w:rsidR="00321D35">
        <w:rPr>
          <w:rFonts w:ascii="Times New Roman" w:hAnsi="Times New Roman" w:cs="Times New Roman"/>
        </w:rPr>
        <w:t xml:space="preserve"> Dále děkuji </w:t>
      </w:r>
      <w:r w:rsidR="00946A6E">
        <w:rPr>
          <w:rFonts w:ascii="Times New Roman" w:hAnsi="Times New Roman" w:cs="Times New Roman"/>
        </w:rPr>
        <w:t xml:space="preserve">recenzentům </w:t>
      </w:r>
      <w:r w:rsidR="00321D35">
        <w:rPr>
          <w:rFonts w:ascii="Times New Roman" w:hAnsi="Times New Roman" w:cs="Times New Roman"/>
        </w:rPr>
        <w:t>Davidu Sommerovi (</w:t>
      </w:r>
      <w:r w:rsidR="00473AC0">
        <w:rPr>
          <w:rFonts w:ascii="Times New Roman" w:hAnsi="Times New Roman" w:cs="Times New Roman"/>
        </w:rPr>
        <w:t>Přírodověde</w:t>
      </w:r>
      <w:r w:rsidR="000916BD">
        <w:rPr>
          <w:rFonts w:ascii="Times New Roman" w:hAnsi="Times New Roman" w:cs="Times New Roman"/>
        </w:rPr>
        <w:t>cká fakulta Univerzity Karlovy, Praha</w:t>
      </w:r>
      <w:r w:rsidR="00321D35">
        <w:rPr>
          <w:rFonts w:ascii="Times New Roman" w:hAnsi="Times New Roman" w:cs="Times New Roman"/>
        </w:rPr>
        <w:t xml:space="preserve">), Stanislavu Benediktovi </w:t>
      </w:r>
      <w:r w:rsidR="00473AC0">
        <w:rPr>
          <w:rFonts w:ascii="Times New Roman" w:hAnsi="Times New Roman" w:cs="Times New Roman"/>
        </w:rPr>
        <w:t>(</w:t>
      </w:r>
      <w:r w:rsidR="000916BD">
        <w:rPr>
          <w:rFonts w:ascii="Times New Roman" w:hAnsi="Times New Roman" w:cs="Times New Roman"/>
        </w:rPr>
        <w:t>Plzeň</w:t>
      </w:r>
      <w:r w:rsidR="00473AC0">
        <w:rPr>
          <w:rFonts w:ascii="Times New Roman" w:hAnsi="Times New Roman" w:cs="Times New Roman"/>
        </w:rPr>
        <w:t xml:space="preserve">) </w:t>
      </w:r>
      <w:r w:rsidR="00321D35">
        <w:rPr>
          <w:rFonts w:ascii="Times New Roman" w:hAnsi="Times New Roman" w:cs="Times New Roman"/>
        </w:rPr>
        <w:t xml:space="preserve">a Václavu Týrovi </w:t>
      </w:r>
      <w:r w:rsidR="00473AC0">
        <w:rPr>
          <w:rFonts w:ascii="Times New Roman" w:hAnsi="Times New Roman" w:cs="Times New Roman"/>
        </w:rPr>
        <w:t xml:space="preserve">(Žihle) </w:t>
      </w:r>
      <w:r w:rsidR="00321D35">
        <w:rPr>
          <w:rFonts w:ascii="Times New Roman" w:hAnsi="Times New Roman" w:cs="Times New Roman"/>
        </w:rPr>
        <w:t xml:space="preserve">za </w:t>
      </w:r>
      <w:r w:rsidR="00946A6E">
        <w:rPr>
          <w:rFonts w:ascii="Times New Roman" w:hAnsi="Times New Roman" w:cs="Times New Roman"/>
        </w:rPr>
        <w:t>velmi cenné</w:t>
      </w:r>
      <w:r w:rsidR="00321D35">
        <w:rPr>
          <w:rFonts w:ascii="Times New Roman" w:hAnsi="Times New Roman" w:cs="Times New Roman"/>
        </w:rPr>
        <w:t xml:space="preserve"> </w:t>
      </w:r>
      <w:r w:rsidR="000916BD">
        <w:rPr>
          <w:rFonts w:ascii="Times New Roman" w:hAnsi="Times New Roman" w:cs="Times New Roman"/>
        </w:rPr>
        <w:t>komentáře</w:t>
      </w:r>
      <w:r w:rsidR="00946A6E">
        <w:rPr>
          <w:rFonts w:ascii="Times New Roman" w:hAnsi="Times New Roman" w:cs="Times New Roman"/>
        </w:rPr>
        <w:t xml:space="preserve"> a podněty</w:t>
      </w:r>
      <w:r w:rsidR="009B3F53">
        <w:rPr>
          <w:rFonts w:ascii="Times New Roman" w:hAnsi="Times New Roman" w:cs="Times New Roman"/>
        </w:rPr>
        <w:t xml:space="preserve"> vedoucí k vylepšení práce</w:t>
      </w:r>
      <w:r w:rsidR="00321D35">
        <w:rPr>
          <w:rFonts w:ascii="Times New Roman" w:hAnsi="Times New Roman" w:cs="Times New Roman"/>
        </w:rPr>
        <w:t>.</w:t>
      </w:r>
      <w:r w:rsidR="00473AC0">
        <w:rPr>
          <w:rFonts w:ascii="Times New Roman" w:hAnsi="Times New Roman" w:cs="Times New Roman"/>
        </w:rPr>
        <w:t xml:space="preserve"> </w:t>
      </w:r>
    </w:p>
    <w:p w14:paraId="52E4867D" w14:textId="77777777" w:rsidR="00C73112" w:rsidRPr="00C73112" w:rsidRDefault="00C73112" w:rsidP="00C73112">
      <w:pPr>
        <w:pStyle w:val="Zkladntext"/>
        <w:spacing w:before="0" w:after="0"/>
        <w:contextualSpacing/>
      </w:pPr>
    </w:p>
    <w:p w14:paraId="2396EBE6" w14:textId="7BD8BD31" w:rsidR="00C73112" w:rsidRPr="00C73112" w:rsidRDefault="00C73112" w:rsidP="00C73112">
      <w:pPr>
        <w:pStyle w:val="Bibliografie"/>
        <w:spacing w:after="0"/>
        <w:contextualSpacing/>
        <w:rPr>
          <w:rFonts w:ascii="Times New Roman" w:hAnsi="Times New Roman" w:cs="Times New Roman"/>
          <w:b/>
          <w:smallCaps/>
        </w:rPr>
      </w:pPr>
      <w:bookmarkStart w:id="33" w:name="ref-ambrozova2021"/>
      <w:bookmarkStart w:id="34" w:name="literatura"/>
      <w:bookmarkStart w:id="35" w:name="refs"/>
      <w:bookmarkEnd w:id="30"/>
      <w:r w:rsidRPr="00C73112">
        <w:rPr>
          <w:rFonts w:ascii="Times New Roman" w:hAnsi="Times New Roman" w:cs="Times New Roman"/>
          <w:b/>
          <w:smallCaps/>
        </w:rPr>
        <w:t>LITERATURA</w:t>
      </w:r>
    </w:p>
    <w:p w14:paraId="44DEF158" w14:textId="77777777" w:rsidR="00C73112" w:rsidRDefault="00C73112" w:rsidP="00C73112">
      <w:pPr>
        <w:pStyle w:val="Bibliografie"/>
        <w:spacing w:after="0"/>
        <w:contextualSpacing/>
        <w:rPr>
          <w:rFonts w:ascii="Times New Roman" w:hAnsi="Times New Roman" w:cs="Times New Roman"/>
          <w:smallCaps/>
        </w:rPr>
      </w:pPr>
    </w:p>
    <w:p w14:paraId="2EFEDBDC" w14:textId="50E1B0FB" w:rsidR="00E52C42" w:rsidRPr="00C73112" w:rsidRDefault="00372400" w:rsidP="00380381">
      <w:pPr>
        <w:pStyle w:val="Bibliografie"/>
        <w:spacing w:after="0"/>
        <w:contextualSpacing/>
        <w:rPr>
          <w:rFonts w:ascii="Times New Roman" w:hAnsi="Times New Roman" w:cs="Times New Roman"/>
        </w:rPr>
      </w:pPr>
      <w:r w:rsidRPr="00C73112">
        <w:rPr>
          <w:rFonts w:ascii="Times New Roman" w:hAnsi="Times New Roman" w:cs="Times New Roman"/>
          <w:smallCaps/>
        </w:rPr>
        <w:t>Ambrožová L., Sládeček F.</w:t>
      </w:r>
      <w:r w:rsidR="001C7772" w:rsidRPr="00C73112">
        <w:rPr>
          <w:rFonts w:ascii="Times New Roman" w:hAnsi="Times New Roman" w:cs="Times New Roman"/>
          <w:smallCaps/>
        </w:rPr>
        <w:t xml:space="preserve"> </w:t>
      </w:r>
      <w:r w:rsidRPr="00C73112">
        <w:rPr>
          <w:rFonts w:ascii="Times New Roman" w:hAnsi="Times New Roman" w:cs="Times New Roman"/>
          <w:smallCaps/>
        </w:rPr>
        <w:t>X., Roučková R., Dvořák V. &amp; Čížek L</w:t>
      </w:r>
      <w:r w:rsidRPr="00C73112">
        <w:rPr>
          <w:rFonts w:ascii="Times New Roman" w:hAnsi="Times New Roman" w:cs="Times New Roman"/>
        </w:rPr>
        <w:t xml:space="preserve">. 2021: Výsledky faunistického průzkumu koprofágních brouků (Coleoptera: Geotrupidae, </w:t>
      </w:r>
      <w:r w:rsidR="00E24CF6" w:rsidRPr="00C73112">
        <w:rPr>
          <w:rFonts w:ascii="Times New Roman" w:hAnsi="Times New Roman" w:cs="Times New Roman"/>
        </w:rPr>
        <w:t>Scarabaeidae</w:t>
      </w:r>
      <w:r w:rsidRPr="00C73112">
        <w:rPr>
          <w:rFonts w:ascii="Times New Roman" w:hAnsi="Times New Roman" w:cs="Times New Roman"/>
        </w:rPr>
        <w:t xml:space="preserve">) na vybraných lokalitách na území Národního parku Šumava v roce 2020. </w:t>
      </w:r>
      <w:r w:rsidR="00380381">
        <w:rPr>
          <w:rFonts w:ascii="Times New Roman" w:hAnsi="Times New Roman" w:cs="Times New Roman"/>
        </w:rPr>
        <w:t>(</w:t>
      </w:r>
      <w:r w:rsidR="00380381" w:rsidRPr="00380381">
        <w:rPr>
          <w:rFonts w:ascii="Times New Roman" w:hAnsi="Times New Roman" w:cs="Times New Roman"/>
        </w:rPr>
        <w:t>The results of the faunistic survey of coprophagous beetles</w:t>
      </w:r>
      <w:r w:rsidR="00380381">
        <w:rPr>
          <w:rFonts w:ascii="Times New Roman" w:hAnsi="Times New Roman" w:cs="Times New Roman"/>
        </w:rPr>
        <w:t xml:space="preserve"> </w:t>
      </w:r>
      <w:r w:rsidR="00380381" w:rsidRPr="00380381">
        <w:rPr>
          <w:rFonts w:ascii="Times New Roman" w:hAnsi="Times New Roman" w:cs="Times New Roman"/>
        </w:rPr>
        <w:t>(Coleoptera: Geotrupidae, Scarabaeidae) of selected localities</w:t>
      </w:r>
      <w:r w:rsidR="00380381">
        <w:rPr>
          <w:rFonts w:ascii="Times New Roman" w:hAnsi="Times New Roman" w:cs="Times New Roman"/>
        </w:rPr>
        <w:t xml:space="preserve"> </w:t>
      </w:r>
      <w:r w:rsidR="00380381" w:rsidRPr="00380381">
        <w:rPr>
          <w:rFonts w:ascii="Times New Roman" w:hAnsi="Times New Roman" w:cs="Times New Roman"/>
        </w:rPr>
        <w:t>in Šumava national park in 2020</w:t>
      </w:r>
      <w:r w:rsidR="00380381">
        <w:rPr>
          <w:rFonts w:ascii="Times New Roman" w:hAnsi="Times New Roman" w:cs="Times New Roman"/>
        </w:rPr>
        <w:t xml:space="preserve">). </w:t>
      </w:r>
      <w:r w:rsidRPr="00C73112">
        <w:rPr>
          <w:rFonts w:ascii="Times New Roman" w:hAnsi="Times New Roman" w:cs="Times New Roman"/>
          <w:i/>
        </w:rPr>
        <w:t>Silva Gabreta</w:t>
      </w:r>
      <w:r w:rsidRPr="00C73112">
        <w:rPr>
          <w:rFonts w:ascii="Times New Roman" w:hAnsi="Times New Roman" w:cs="Times New Roman"/>
        </w:rPr>
        <w:t xml:space="preserve"> </w:t>
      </w:r>
      <w:r w:rsidRPr="00C73112">
        <w:rPr>
          <w:rFonts w:ascii="Times New Roman" w:hAnsi="Times New Roman" w:cs="Times New Roman"/>
          <w:b/>
        </w:rPr>
        <w:t>27</w:t>
      </w:r>
      <w:r w:rsidRPr="00C73112">
        <w:rPr>
          <w:rFonts w:ascii="Times New Roman" w:hAnsi="Times New Roman" w:cs="Times New Roman"/>
        </w:rPr>
        <w:t>: 121–132.</w:t>
      </w:r>
    </w:p>
    <w:p w14:paraId="02455FDE" w14:textId="41F3E910" w:rsidR="00E52C42" w:rsidRPr="00C73112" w:rsidRDefault="00B47893" w:rsidP="00C73112">
      <w:pPr>
        <w:pStyle w:val="Bibliografie"/>
        <w:spacing w:after="0"/>
        <w:contextualSpacing/>
        <w:rPr>
          <w:rFonts w:ascii="Times New Roman" w:hAnsi="Times New Roman" w:cs="Times New Roman"/>
        </w:rPr>
      </w:pPr>
      <w:bookmarkStart w:id="36" w:name="ref-aopk2025"/>
      <w:bookmarkEnd w:id="33"/>
      <w:r w:rsidRPr="00C73112">
        <w:rPr>
          <w:rFonts w:ascii="Times New Roman" w:hAnsi="Times New Roman" w:cs="Times New Roman"/>
        </w:rPr>
        <w:t>AOPK ČR</w:t>
      </w:r>
      <w:r w:rsidR="00B2239F" w:rsidRPr="00C73112">
        <w:rPr>
          <w:rFonts w:ascii="Times New Roman" w:hAnsi="Times New Roman" w:cs="Times New Roman"/>
        </w:rPr>
        <w:t xml:space="preserve"> 2025: </w:t>
      </w:r>
      <w:r w:rsidRPr="00C73112">
        <w:rPr>
          <w:rFonts w:ascii="Times New Roman" w:hAnsi="Times New Roman" w:cs="Times New Roman"/>
        </w:rPr>
        <w:t xml:space="preserve">Nálezová databáze ochrany přírody. </w:t>
      </w:r>
      <w:r w:rsidR="00B2239F" w:rsidRPr="00C73112">
        <w:rPr>
          <w:rFonts w:ascii="Times New Roman" w:hAnsi="Times New Roman" w:cs="Times New Roman"/>
        </w:rPr>
        <w:t xml:space="preserve">[Nature conservation </w:t>
      </w:r>
      <w:r w:rsidR="00B314AC" w:rsidRPr="00C73112">
        <w:rPr>
          <w:rFonts w:ascii="Times New Roman" w:hAnsi="Times New Roman" w:cs="Times New Roman"/>
        </w:rPr>
        <w:t xml:space="preserve">occurrence </w:t>
      </w:r>
      <w:r w:rsidR="00B2239F" w:rsidRPr="00C73112">
        <w:rPr>
          <w:rFonts w:ascii="Times New Roman" w:hAnsi="Times New Roman" w:cs="Times New Roman"/>
        </w:rPr>
        <w:t xml:space="preserve">database]. Online: https://portal.nature.cz/nd/find.php (navštíveno </w:t>
      </w:r>
      <w:r w:rsidR="00946A6E">
        <w:rPr>
          <w:rFonts w:ascii="Times New Roman" w:hAnsi="Times New Roman" w:cs="Times New Roman"/>
        </w:rPr>
        <w:t>1</w:t>
      </w:r>
      <w:commentRangeStart w:id="37"/>
      <w:r w:rsidR="00B2239F" w:rsidRPr="00C73112">
        <w:rPr>
          <w:rFonts w:ascii="Times New Roman" w:hAnsi="Times New Roman" w:cs="Times New Roman"/>
        </w:rPr>
        <w:t>.</w:t>
      </w:r>
      <w:r w:rsidR="00946A6E">
        <w:rPr>
          <w:rFonts w:ascii="Times New Roman" w:hAnsi="Times New Roman" w:cs="Times New Roman"/>
        </w:rPr>
        <w:t>6</w:t>
      </w:r>
      <w:r w:rsidR="00B2239F" w:rsidRPr="00C73112">
        <w:rPr>
          <w:rFonts w:ascii="Times New Roman" w:hAnsi="Times New Roman" w:cs="Times New Roman"/>
        </w:rPr>
        <w:t>.202</w:t>
      </w:r>
      <w:r w:rsidR="00946A6E">
        <w:rPr>
          <w:rFonts w:ascii="Times New Roman" w:hAnsi="Times New Roman" w:cs="Times New Roman"/>
        </w:rPr>
        <w:t>6</w:t>
      </w:r>
      <w:commentRangeEnd w:id="37"/>
      <w:r w:rsidR="006760C8" w:rsidRPr="00C73112">
        <w:rPr>
          <w:rStyle w:val="Odkaznakoment"/>
          <w:rFonts w:ascii="Times New Roman" w:hAnsi="Times New Roman" w:cs="Times New Roman"/>
          <w:sz w:val="24"/>
          <w:szCs w:val="24"/>
        </w:rPr>
        <w:commentReference w:id="37"/>
      </w:r>
      <w:r w:rsidR="00B2239F" w:rsidRPr="00C73112">
        <w:rPr>
          <w:rFonts w:ascii="Times New Roman" w:hAnsi="Times New Roman" w:cs="Times New Roman"/>
        </w:rPr>
        <w:t>).</w:t>
      </w:r>
    </w:p>
    <w:p w14:paraId="7C75CD75" w14:textId="0437795D" w:rsidR="00465FDB" w:rsidRDefault="00465FDB" w:rsidP="00C73112">
      <w:pPr>
        <w:pStyle w:val="Bibliografie"/>
        <w:spacing w:after="0"/>
        <w:contextualSpacing/>
        <w:rPr>
          <w:rFonts w:ascii="Times New Roman" w:hAnsi="Times New Roman" w:cs="Times New Roman"/>
        </w:rPr>
      </w:pPr>
      <w:r w:rsidRPr="00465FDB">
        <w:rPr>
          <w:rFonts w:ascii="Times New Roman" w:hAnsi="Times New Roman" w:cs="Times New Roman"/>
          <w:smallCaps/>
        </w:rPr>
        <w:t>Bunalski, M.</w:t>
      </w:r>
      <w:r w:rsidRPr="00465FDB">
        <w:rPr>
          <w:rFonts w:ascii="Times New Roman" w:hAnsi="Times New Roman" w:cs="Times New Roman"/>
        </w:rPr>
        <w:t xml:space="preserve"> </w:t>
      </w:r>
      <w:r>
        <w:rPr>
          <w:rFonts w:ascii="Times New Roman" w:hAnsi="Times New Roman" w:cs="Times New Roman"/>
        </w:rPr>
        <w:t>2025:</w:t>
      </w:r>
      <w:r w:rsidRPr="00465FDB">
        <w:rPr>
          <w:rFonts w:ascii="Times New Roman" w:hAnsi="Times New Roman" w:cs="Times New Roman"/>
        </w:rPr>
        <w:t xml:space="preserve"> Materiały do poznania rozmieszczenia Scarabaeoidea (Coleoptera) Polski. Część</w:t>
      </w:r>
      <w:r>
        <w:rPr>
          <w:rFonts w:ascii="Times New Roman" w:hAnsi="Times New Roman" w:cs="Times New Roman"/>
        </w:rPr>
        <w:t xml:space="preserve"> 3. Scarabaeidae: Scarabaeinae (</w:t>
      </w:r>
      <w:r w:rsidRPr="00465FDB">
        <w:rPr>
          <w:rFonts w:ascii="Times New Roman" w:hAnsi="Times New Roman" w:cs="Times New Roman"/>
        </w:rPr>
        <w:t>Contributions to the knowledge Scarabaeoidea (Coleoptera) of Poland. Part 3. Scarabaeidae: Scarabaeinae</w:t>
      </w:r>
      <w:r>
        <w:rPr>
          <w:rFonts w:ascii="Times New Roman" w:hAnsi="Times New Roman" w:cs="Times New Roman"/>
        </w:rPr>
        <w:t>)</w:t>
      </w:r>
      <w:r w:rsidRPr="00465FDB">
        <w:rPr>
          <w:rFonts w:ascii="Times New Roman" w:hAnsi="Times New Roman" w:cs="Times New Roman"/>
        </w:rPr>
        <w:t xml:space="preserve">. </w:t>
      </w:r>
      <w:r w:rsidRPr="00465FDB">
        <w:rPr>
          <w:rFonts w:ascii="Times New Roman" w:hAnsi="Times New Roman" w:cs="Times New Roman"/>
          <w:i/>
        </w:rPr>
        <w:t>Wiadomości entomologiczne (entomological news)</w:t>
      </w:r>
      <w:r>
        <w:rPr>
          <w:rFonts w:ascii="Times New Roman" w:hAnsi="Times New Roman" w:cs="Times New Roman"/>
        </w:rPr>
        <w:t xml:space="preserve"> </w:t>
      </w:r>
      <w:r w:rsidRPr="00465FDB">
        <w:rPr>
          <w:rFonts w:ascii="Times New Roman" w:hAnsi="Times New Roman" w:cs="Times New Roman"/>
          <w:b/>
        </w:rPr>
        <w:t>14A</w:t>
      </w:r>
      <w:r w:rsidRPr="00465FDB">
        <w:rPr>
          <w:rFonts w:ascii="Times New Roman" w:hAnsi="Times New Roman" w:cs="Times New Roman"/>
        </w:rPr>
        <w:t>: 102–105.</w:t>
      </w:r>
    </w:p>
    <w:p w14:paraId="09D040E3" w14:textId="050B137E" w:rsidR="0084046C" w:rsidRDefault="00706DCC" w:rsidP="00C73112">
      <w:pPr>
        <w:pStyle w:val="Bibliografie"/>
        <w:spacing w:after="0"/>
        <w:contextualSpacing/>
        <w:rPr>
          <w:rFonts w:ascii="Times New Roman" w:hAnsi="Times New Roman" w:cs="Times New Roman"/>
        </w:rPr>
      </w:pPr>
      <w:r w:rsidRPr="00706DCC">
        <w:rPr>
          <w:rFonts w:ascii="Times New Roman" w:hAnsi="Times New Roman" w:cs="Times New Roman"/>
          <w:smallCaps/>
        </w:rPr>
        <w:t xml:space="preserve">Buse, J., Görtz, M. </w:t>
      </w:r>
      <w:r w:rsidR="00465FDB">
        <w:rPr>
          <w:rFonts w:ascii="Times New Roman" w:hAnsi="Times New Roman" w:cs="Times New Roman"/>
          <w:smallCaps/>
        </w:rPr>
        <w:t>&amp;</w:t>
      </w:r>
      <w:r w:rsidRPr="00706DCC">
        <w:rPr>
          <w:rFonts w:ascii="Times New Roman" w:hAnsi="Times New Roman" w:cs="Times New Roman"/>
          <w:smallCaps/>
        </w:rPr>
        <w:t xml:space="preserve"> Ludewig, H.H.</w:t>
      </w:r>
      <w:r>
        <w:rPr>
          <w:rFonts w:ascii="Times New Roman" w:hAnsi="Times New Roman" w:cs="Times New Roman"/>
        </w:rPr>
        <w:t xml:space="preserve"> 2016:</w:t>
      </w:r>
      <w:r w:rsidRPr="00706DCC">
        <w:rPr>
          <w:rFonts w:ascii="Times New Roman" w:hAnsi="Times New Roman" w:cs="Times New Roman"/>
        </w:rPr>
        <w:t xml:space="preserve"> Aktuelle Funde von Blatthornkäfern aus dem Mainzer Sand und Umgebung (Coleoptera: Geotrupidae, Scarabaeidae et Aphodiidae). </w:t>
      </w:r>
      <w:r w:rsidRPr="00706DCC">
        <w:rPr>
          <w:rFonts w:ascii="Times New Roman" w:hAnsi="Times New Roman" w:cs="Times New Roman"/>
          <w:i/>
        </w:rPr>
        <w:t>Fauna und Flora in Rheinland-Pfalz</w:t>
      </w:r>
      <w:r w:rsidR="00465FDB">
        <w:rPr>
          <w:rFonts w:ascii="Times New Roman" w:hAnsi="Times New Roman" w:cs="Times New Roman"/>
        </w:rPr>
        <w:t xml:space="preserve"> </w:t>
      </w:r>
      <w:r w:rsidRPr="00706DCC">
        <w:rPr>
          <w:rFonts w:ascii="Times New Roman" w:hAnsi="Times New Roman" w:cs="Times New Roman"/>
          <w:b/>
        </w:rPr>
        <w:t>13</w:t>
      </w:r>
      <w:r w:rsidRPr="00706DCC">
        <w:rPr>
          <w:rFonts w:ascii="Times New Roman" w:hAnsi="Times New Roman" w:cs="Times New Roman"/>
        </w:rPr>
        <w:t>:</w:t>
      </w:r>
      <w:r>
        <w:rPr>
          <w:rFonts w:ascii="Times New Roman" w:hAnsi="Times New Roman" w:cs="Times New Roman"/>
        </w:rPr>
        <w:t xml:space="preserve"> </w:t>
      </w:r>
      <w:r w:rsidR="007E152A">
        <w:rPr>
          <w:rFonts w:ascii="Times New Roman" w:hAnsi="Times New Roman" w:cs="Times New Roman"/>
        </w:rPr>
        <w:t>313</w:t>
      </w:r>
      <w:r w:rsidR="007E152A" w:rsidRPr="00C73112">
        <w:rPr>
          <w:rFonts w:ascii="Times New Roman" w:hAnsi="Times New Roman" w:cs="Times New Roman"/>
        </w:rPr>
        <w:t>–</w:t>
      </w:r>
      <w:r w:rsidRPr="00706DCC">
        <w:rPr>
          <w:rFonts w:ascii="Times New Roman" w:hAnsi="Times New Roman" w:cs="Times New Roman"/>
        </w:rPr>
        <w:t>321.</w:t>
      </w:r>
    </w:p>
    <w:p w14:paraId="14F772F6" w14:textId="39FE87CB" w:rsidR="0084046C" w:rsidRPr="0084046C" w:rsidRDefault="0084046C" w:rsidP="00C73112">
      <w:pPr>
        <w:pStyle w:val="Bibliografie"/>
        <w:spacing w:after="0"/>
        <w:contextualSpacing/>
        <w:rPr>
          <w:rFonts w:ascii="Times New Roman" w:hAnsi="Times New Roman" w:cs="Times New Roman"/>
        </w:rPr>
      </w:pPr>
      <w:r w:rsidRPr="0084046C">
        <w:rPr>
          <w:rFonts w:ascii="Times New Roman" w:hAnsi="Times New Roman" w:cs="Times New Roman"/>
          <w:smallCaps/>
        </w:rPr>
        <w:t>Büttner R.</w:t>
      </w:r>
      <w:r w:rsidRPr="0084046C">
        <w:rPr>
          <w:rFonts w:ascii="Times New Roman" w:hAnsi="Times New Roman" w:cs="Times New Roman"/>
        </w:rPr>
        <w:t xml:space="preserve"> 2020: Faunistische Notiz 34 (Rubrik Käfer): Euoniticellus fulvus (Coleoptera, Scarabaeidae) im NSG „Tennenloher Forst“ – Wiederfund i</w:t>
      </w:r>
      <w:r>
        <w:rPr>
          <w:rFonts w:ascii="Times New Roman" w:hAnsi="Times New Roman" w:cs="Times New Roman"/>
        </w:rPr>
        <w:t>n Bayern nach über 100 Jahren. (</w:t>
      </w:r>
      <w:r w:rsidR="00CA3067">
        <w:rPr>
          <w:rFonts w:ascii="Times New Roman" w:hAnsi="Times New Roman" w:cs="Times New Roman"/>
        </w:rPr>
        <w:t xml:space="preserve">Faunistic Notes 34 [Beetles]: </w:t>
      </w:r>
      <w:r w:rsidR="00CA3067" w:rsidRPr="0084046C">
        <w:rPr>
          <w:rFonts w:ascii="Times New Roman" w:hAnsi="Times New Roman" w:cs="Times New Roman"/>
        </w:rPr>
        <w:t xml:space="preserve">Euoniticellus fulvus (Coleoptera, Scarabaeidae) </w:t>
      </w:r>
      <w:r w:rsidR="00CA3067">
        <w:rPr>
          <w:rFonts w:ascii="Times New Roman" w:hAnsi="Times New Roman" w:cs="Times New Roman"/>
        </w:rPr>
        <w:t>in</w:t>
      </w:r>
      <w:r w:rsidR="00CA3067" w:rsidRPr="0084046C">
        <w:rPr>
          <w:rFonts w:ascii="Times New Roman" w:hAnsi="Times New Roman" w:cs="Times New Roman"/>
        </w:rPr>
        <w:t xml:space="preserve"> „Tennenloher Forst“ </w:t>
      </w:r>
      <w:r w:rsidR="00CA3067">
        <w:rPr>
          <w:rFonts w:ascii="Times New Roman" w:hAnsi="Times New Roman" w:cs="Times New Roman"/>
        </w:rPr>
        <w:t xml:space="preserve">Nature Reserve </w:t>
      </w:r>
      <w:r w:rsidR="00CA3067" w:rsidRPr="0084046C">
        <w:rPr>
          <w:rFonts w:ascii="Times New Roman" w:hAnsi="Times New Roman" w:cs="Times New Roman"/>
        </w:rPr>
        <w:t xml:space="preserve">– </w:t>
      </w:r>
      <w:r w:rsidR="00CA3067" w:rsidRPr="00CA3067">
        <w:rPr>
          <w:rFonts w:ascii="Times New Roman" w:hAnsi="Times New Roman" w:cs="Times New Roman"/>
        </w:rPr>
        <w:t>Rediscovery in Bavaria after over 100 years</w:t>
      </w:r>
      <w:r>
        <w:rPr>
          <w:rFonts w:ascii="Times New Roman" w:hAnsi="Times New Roman" w:cs="Times New Roman"/>
        </w:rPr>
        <w:t>)</w:t>
      </w:r>
      <w:r w:rsidR="00CA3067">
        <w:rPr>
          <w:rFonts w:ascii="Times New Roman" w:hAnsi="Times New Roman" w:cs="Times New Roman"/>
        </w:rPr>
        <w:t>.</w:t>
      </w:r>
      <w:r w:rsidRPr="0084046C">
        <w:rPr>
          <w:rFonts w:ascii="Times New Roman" w:hAnsi="Times New Roman" w:cs="Times New Roman"/>
        </w:rPr>
        <w:t xml:space="preserve"> </w:t>
      </w:r>
      <w:r w:rsidRPr="0084046C">
        <w:rPr>
          <w:rFonts w:ascii="Times New Roman" w:hAnsi="Times New Roman" w:cs="Times New Roman"/>
          <w:i/>
        </w:rPr>
        <w:t>Beiträge zur bayerischen Entomofaunistik</w:t>
      </w:r>
      <w:r w:rsidRPr="0084046C">
        <w:rPr>
          <w:rFonts w:ascii="Times New Roman" w:hAnsi="Times New Roman" w:cs="Times New Roman"/>
        </w:rPr>
        <w:t xml:space="preserve"> </w:t>
      </w:r>
      <w:r w:rsidRPr="0084046C">
        <w:rPr>
          <w:rFonts w:ascii="Times New Roman" w:hAnsi="Times New Roman" w:cs="Times New Roman"/>
          <w:b/>
        </w:rPr>
        <w:t>20</w:t>
      </w:r>
      <w:r w:rsidRPr="0084046C">
        <w:rPr>
          <w:rFonts w:ascii="Times New Roman" w:hAnsi="Times New Roman" w:cs="Times New Roman"/>
        </w:rPr>
        <w:t>: 123–134.</w:t>
      </w:r>
    </w:p>
    <w:p w14:paraId="3352C410" w14:textId="63713A23" w:rsidR="00465FDB" w:rsidRDefault="00465FDB" w:rsidP="00C73112">
      <w:pPr>
        <w:pStyle w:val="Bibliografie"/>
        <w:spacing w:after="0"/>
        <w:contextualSpacing/>
        <w:rPr>
          <w:rFonts w:ascii="Times New Roman" w:hAnsi="Times New Roman" w:cs="Times New Roman"/>
        </w:rPr>
      </w:pPr>
      <w:r w:rsidRPr="00C73112">
        <w:rPr>
          <w:rFonts w:ascii="Times New Roman" w:hAnsi="Times New Roman" w:cs="Times New Roman"/>
          <w:smallCaps/>
        </w:rPr>
        <w:t>Doube B. M.,</w:t>
      </w:r>
      <w:r w:rsidRPr="00C73112">
        <w:rPr>
          <w:rFonts w:ascii="Times New Roman" w:hAnsi="Times New Roman" w:cs="Times New Roman"/>
        </w:rPr>
        <w:t xml:space="preserve"> 2018: Ecosystem services provided by dung beetles in Australia. </w:t>
      </w:r>
      <w:r w:rsidRPr="00C73112">
        <w:rPr>
          <w:rFonts w:ascii="Times New Roman" w:hAnsi="Times New Roman" w:cs="Times New Roman"/>
          <w:i/>
        </w:rPr>
        <w:t>Basic and Applied Ecology</w:t>
      </w:r>
      <w:r w:rsidRPr="00C73112">
        <w:rPr>
          <w:rFonts w:ascii="Times New Roman" w:hAnsi="Times New Roman" w:cs="Times New Roman"/>
        </w:rPr>
        <w:t xml:space="preserve"> </w:t>
      </w:r>
      <w:r w:rsidRPr="00C73112">
        <w:rPr>
          <w:rFonts w:ascii="Times New Roman" w:hAnsi="Times New Roman" w:cs="Times New Roman"/>
          <w:b/>
        </w:rPr>
        <w:t>26</w:t>
      </w:r>
      <w:r w:rsidRPr="00C73112">
        <w:rPr>
          <w:rFonts w:ascii="Times New Roman" w:hAnsi="Times New Roman" w:cs="Times New Roman"/>
        </w:rPr>
        <w:t>: 35–49.</w:t>
      </w:r>
    </w:p>
    <w:p w14:paraId="45FFCF9F" w14:textId="2409DE32" w:rsidR="002A1A27" w:rsidRPr="002A1A27" w:rsidRDefault="002A1A27" w:rsidP="002A1A27">
      <w:pPr>
        <w:pStyle w:val="Bibliografie"/>
        <w:spacing w:after="0"/>
        <w:contextualSpacing/>
        <w:rPr>
          <w:rFonts w:ascii="Times New Roman" w:hAnsi="Times New Roman" w:cs="Times New Roman"/>
        </w:rPr>
      </w:pPr>
      <w:r w:rsidRPr="002A1A27">
        <w:rPr>
          <w:rFonts w:ascii="Times New Roman" w:hAnsi="Times New Roman" w:cs="Times New Roman"/>
          <w:smallCaps/>
        </w:rPr>
        <w:t>Glückselig A. M., Palliardi A. A. &amp; Fieber F. X. 1842</w:t>
      </w:r>
      <w:r w:rsidRPr="002A1A27">
        <w:rPr>
          <w:rFonts w:ascii="Times New Roman" w:hAnsi="Times New Roman" w:cs="Times New Roman"/>
        </w:rPr>
        <w:t xml:space="preserve">: Faune du Cercle d´Elbogen. Pp. 257–293. In: </w:t>
      </w:r>
      <w:r w:rsidRPr="002A1A27">
        <w:rPr>
          <w:rFonts w:ascii="Times New Roman" w:hAnsi="Times New Roman" w:cs="Times New Roman"/>
          <w:smallCaps/>
        </w:rPr>
        <w:t>Franieck F.</w:t>
      </w:r>
      <w:r w:rsidRPr="002A1A27">
        <w:rPr>
          <w:rFonts w:ascii="Times New Roman" w:hAnsi="Times New Roman" w:cs="Times New Roman"/>
        </w:rPr>
        <w:t xml:space="preserve"> (ed.): Guide des étrangers a Carslbad et dans ses environs. Carslbad, 330 pp.</w:t>
      </w:r>
    </w:p>
    <w:p w14:paraId="05B768CA" w14:textId="4F392907" w:rsidR="002A1A27" w:rsidRDefault="002A1A27" w:rsidP="002A1A27">
      <w:pPr>
        <w:pStyle w:val="Bibliografie"/>
        <w:spacing w:after="0"/>
        <w:contextualSpacing/>
        <w:rPr>
          <w:rFonts w:ascii="Times New Roman" w:hAnsi="Times New Roman" w:cs="Times New Roman"/>
        </w:rPr>
      </w:pPr>
      <w:r w:rsidRPr="002A1A27">
        <w:rPr>
          <w:rFonts w:ascii="Times New Roman" w:hAnsi="Times New Roman" w:cs="Times New Roman"/>
          <w:smallCaps/>
        </w:rPr>
        <w:t>Glückselig A. M., Palliardi A. A. &amp; Fieber F. X. 1843</w:t>
      </w:r>
      <w:r w:rsidRPr="002A1A27">
        <w:rPr>
          <w:rFonts w:ascii="Times New Roman" w:hAnsi="Times New Roman" w:cs="Times New Roman"/>
        </w:rPr>
        <w:t xml:space="preserve">: Faune du Cercle d´Elbogen. Pp. 49–79. In: </w:t>
      </w:r>
      <w:r w:rsidRPr="002A1A27">
        <w:rPr>
          <w:rFonts w:ascii="Times New Roman" w:hAnsi="Times New Roman" w:cs="Times New Roman"/>
          <w:smallCaps/>
        </w:rPr>
        <w:t>Carro de J.</w:t>
      </w:r>
      <w:r w:rsidRPr="002A1A27">
        <w:rPr>
          <w:rFonts w:ascii="Times New Roman" w:hAnsi="Times New Roman" w:cs="Times New Roman"/>
        </w:rPr>
        <w:t xml:space="preserve"> (ed.): Almanach de Carlsbad, ou mélanges médicaux, scientifiques et littéraires relatives á ces thermes et au pays, Année 13. Prague, 239 pp.</w:t>
      </w:r>
    </w:p>
    <w:p w14:paraId="2059740E" w14:textId="22C5F6EF" w:rsidR="00625D75" w:rsidRDefault="00625D75" w:rsidP="002A1A27">
      <w:pPr>
        <w:pStyle w:val="Bibliografie"/>
        <w:spacing w:after="0"/>
        <w:contextualSpacing/>
        <w:rPr>
          <w:rFonts w:ascii="Times New Roman" w:hAnsi="Times New Roman" w:cs="Times New Roman"/>
          <w:smallCaps/>
        </w:rPr>
      </w:pPr>
      <w:r w:rsidRPr="00456722">
        <w:rPr>
          <w:rFonts w:ascii="Times New Roman" w:hAnsi="Times New Roman" w:cs="Times New Roman"/>
          <w:smallCaps/>
        </w:rPr>
        <w:t>Hrůzová L</w:t>
      </w:r>
      <w:r>
        <w:rPr>
          <w:rFonts w:ascii="Times New Roman" w:hAnsi="Times New Roman" w:cs="Times New Roman"/>
          <w:smallCaps/>
        </w:rPr>
        <w:t>. 2019</w:t>
      </w:r>
      <w:r w:rsidRPr="00456722">
        <w:rPr>
          <w:rFonts w:ascii="Times New Roman" w:hAnsi="Times New Roman" w:cs="Times New Roman"/>
        </w:rPr>
        <w:t xml:space="preserve">: </w:t>
      </w:r>
      <w:r w:rsidRPr="00DE2D1F">
        <w:rPr>
          <w:rFonts w:ascii="Times New Roman" w:hAnsi="Times New Roman" w:cs="Times New Roman"/>
        </w:rPr>
        <w:t xml:space="preserve">Koprofágní listorozí brouci na území CHKO </w:t>
      </w:r>
      <w:r>
        <w:rPr>
          <w:rFonts w:ascii="Times New Roman" w:hAnsi="Times New Roman" w:cs="Times New Roman"/>
        </w:rPr>
        <w:t>Č</w:t>
      </w:r>
      <w:r w:rsidRPr="00DE2D1F">
        <w:rPr>
          <w:rFonts w:ascii="Times New Roman" w:hAnsi="Times New Roman" w:cs="Times New Roman"/>
        </w:rPr>
        <w:t>eský kras</w:t>
      </w:r>
      <w:r>
        <w:rPr>
          <w:rFonts w:ascii="Times New Roman" w:hAnsi="Times New Roman" w:cs="Times New Roman"/>
        </w:rPr>
        <w:t>.</w:t>
      </w:r>
      <w:r w:rsidRPr="00456722">
        <w:rPr>
          <w:rFonts w:ascii="Times New Roman" w:hAnsi="Times New Roman" w:cs="Times New Roman"/>
        </w:rPr>
        <w:t xml:space="preserve"> (</w:t>
      </w:r>
      <w:r w:rsidRPr="00DE2D1F">
        <w:rPr>
          <w:rFonts w:ascii="Times New Roman" w:hAnsi="Times New Roman" w:cs="Times New Roman"/>
        </w:rPr>
        <w:t>Dung beetles of the Bohemian Karst Protected Landscape Area</w:t>
      </w:r>
      <w:r w:rsidRPr="00456722">
        <w:rPr>
          <w:rFonts w:ascii="Times New Roman" w:hAnsi="Times New Roman" w:cs="Times New Roman"/>
        </w:rPr>
        <w:t xml:space="preserve">). </w:t>
      </w:r>
      <w:r>
        <w:rPr>
          <w:rFonts w:ascii="Times New Roman" w:hAnsi="Times New Roman" w:cs="Times New Roman"/>
          <w:i/>
        </w:rPr>
        <w:t xml:space="preserve">Český kras </w:t>
      </w:r>
      <w:r>
        <w:rPr>
          <w:rFonts w:ascii="Times New Roman" w:hAnsi="Times New Roman" w:cs="Times New Roman"/>
          <w:b/>
        </w:rPr>
        <w:t>45</w:t>
      </w:r>
      <w:r>
        <w:rPr>
          <w:rFonts w:ascii="Times New Roman" w:hAnsi="Times New Roman" w:cs="Times New Roman"/>
        </w:rPr>
        <w:t>: 39</w:t>
      </w:r>
      <w:r w:rsidRPr="00456722">
        <w:rPr>
          <w:rFonts w:ascii="Times New Roman" w:hAnsi="Times New Roman" w:cs="Times New Roman"/>
        </w:rPr>
        <w:t>–</w:t>
      </w:r>
      <w:r>
        <w:rPr>
          <w:rFonts w:ascii="Times New Roman" w:hAnsi="Times New Roman" w:cs="Times New Roman"/>
        </w:rPr>
        <w:t>48</w:t>
      </w:r>
      <w:r w:rsidRPr="00456722">
        <w:rPr>
          <w:rFonts w:ascii="Times New Roman" w:hAnsi="Times New Roman" w:cs="Times New Roman"/>
        </w:rPr>
        <w:t>.</w:t>
      </w:r>
      <w:bookmarkStart w:id="38" w:name="_GoBack"/>
      <w:bookmarkEnd w:id="38"/>
    </w:p>
    <w:p w14:paraId="5EE7E1A2" w14:textId="64AEC8C7" w:rsidR="0084046C" w:rsidRDefault="0084046C" w:rsidP="002A1A27">
      <w:pPr>
        <w:pStyle w:val="Bibliografie"/>
        <w:spacing w:after="0"/>
        <w:contextualSpacing/>
        <w:rPr>
          <w:rFonts w:ascii="Times New Roman" w:hAnsi="Times New Roman" w:cs="Times New Roman"/>
        </w:rPr>
      </w:pPr>
      <w:r w:rsidRPr="0084046C">
        <w:rPr>
          <w:rFonts w:ascii="Times New Roman" w:hAnsi="Times New Roman" w:cs="Times New Roman"/>
          <w:smallCaps/>
        </w:rPr>
        <w:t>Hrůzová L., Sommer D. &amp; Král D. 2023</w:t>
      </w:r>
      <w:r w:rsidRPr="0084046C">
        <w:rPr>
          <w:rFonts w:ascii="Times New Roman" w:hAnsi="Times New Roman" w:cs="Times New Roman"/>
        </w:rPr>
        <w:t xml:space="preserve">: Vrubounovití brouci Českého krasu. (Scarab Beetles of the Bohemian Karst). </w:t>
      </w:r>
      <w:r w:rsidRPr="00116196">
        <w:rPr>
          <w:rFonts w:ascii="Times New Roman" w:hAnsi="Times New Roman" w:cs="Times New Roman"/>
          <w:i/>
        </w:rPr>
        <w:t>Živa</w:t>
      </w:r>
      <w:r w:rsidRPr="0084046C">
        <w:rPr>
          <w:rFonts w:ascii="Times New Roman" w:hAnsi="Times New Roman" w:cs="Times New Roman"/>
        </w:rPr>
        <w:t xml:space="preserve"> </w:t>
      </w:r>
      <w:r w:rsidRPr="00116196">
        <w:rPr>
          <w:rFonts w:ascii="Times New Roman" w:hAnsi="Times New Roman" w:cs="Times New Roman"/>
          <w:b/>
        </w:rPr>
        <w:t>71</w:t>
      </w:r>
      <w:r w:rsidRPr="0084046C">
        <w:rPr>
          <w:rFonts w:ascii="Times New Roman" w:hAnsi="Times New Roman" w:cs="Times New Roman"/>
        </w:rPr>
        <w:t xml:space="preserve"> (2): 92–95</w:t>
      </w:r>
      <w:r w:rsidR="00116196">
        <w:rPr>
          <w:rFonts w:ascii="Times New Roman" w:hAnsi="Times New Roman" w:cs="Times New Roman"/>
        </w:rPr>
        <w:t>.</w:t>
      </w:r>
    </w:p>
    <w:p w14:paraId="2BED864C" w14:textId="135AA807" w:rsidR="00E52C42" w:rsidRPr="00B35C27" w:rsidRDefault="00372400" w:rsidP="00C73112">
      <w:pPr>
        <w:pStyle w:val="Bibliografie"/>
        <w:spacing w:after="0"/>
        <w:contextualSpacing/>
        <w:rPr>
          <w:rFonts w:ascii="Times New Roman" w:hAnsi="Times New Roman" w:cs="Times New Roman"/>
        </w:rPr>
      </w:pPr>
      <w:bookmarkStart w:id="39" w:name="ref-chybik2005"/>
      <w:bookmarkEnd w:id="36"/>
      <w:r w:rsidRPr="00B35C27">
        <w:rPr>
          <w:rFonts w:ascii="Times New Roman" w:hAnsi="Times New Roman" w:cs="Times New Roman"/>
          <w:smallCaps/>
        </w:rPr>
        <w:t>Chybík J.</w:t>
      </w:r>
      <w:r w:rsidRPr="00B35C27">
        <w:rPr>
          <w:rFonts w:ascii="Times New Roman" w:hAnsi="Times New Roman" w:cs="Times New Roman"/>
        </w:rPr>
        <w:t xml:space="preserve"> 2005: Listorohý brouk r. Euoniticellus v Novém Dvoře u Lednice</w:t>
      </w:r>
      <w:r w:rsidR="00392431">
        <w:rPr>
          <w:rFonts w:ascii="Times New Roman" w:hAnsi="Times New Roman" w:cs="Times New Roman"/>
        </w:rPr>
        <w:t>. (</w:t>
      </w:r>
      <w:r w:rsidR="00392431" w:rsidRPr="00392431">
        <w:rPr>
          <w:rFonts w:ascii="Times New Roman" w:hAnsi="Times New Roman" w:cs="Times New Roman"/>
        </w:rPr>
        <w:t>The Dung Beetle Euoniticellus fulvus at Nový Dvůr near Lednice</w:t>
      </w:r>
      <w:r w:rsidR="00392431">
        <w:rPr>
          <w:rFonts w:ascii="Times New Roman" w:hAnsi="Times New Roman" w:cs="Times New Roman"/>
        </w:rPr>
        <w:t>)</w:t>
      </w:r>
      <w:r w:rsidRPr="00B35C27">
        <w:rPr>
          <w:rFonts w:ascii="Times New Roman" w:hAnsi="Times New Roman" w:cs="Times New Roman"/>
        </w:rPr>
        <w:t>.</w:t>
      </w:r>
      <w:commentRangeStart w:id="40"/>
      <w:r w:rsidRPr="00B35C27">
        <w:rPr>
          <w:rFonts w:ascii="Times New Roman" w:hAnsi="Times New Roman" w:cs="Times New Roman"/>
        </w:rPr>
        <w:t xml:space="preserve"> </w:t>
      </w:r>
      <w:commentRangeEnd w:id="40"/>
      <w:r w:rsidR="00EC4726" w:rsidRPr="005615EE">
        <w:rPr>
          <w:rStyle w:val="Odkaznakoment"/>
          <w:sz w:val="24"/>
          <w:szCs w:val="24"/>
        </w:rPr>
        <w:commentReference w:id="40"/>
      </w:r>
      <w:r w:rsidRPr="00B35C27">
        <w:rPr>
          <w:rFonts w:ascii="Times New Roman" w:hAnsi="Times New Roman" w:cs="Times New Roman"/>
          <w:i/>
        </w:rPr>
        <w:t>Živa</w:t>
      </w:r>
      <w:r w:rsidRPr="00B35C27">
        <w:rPr>
          <w:rFonts w:ascii="Times New Roman" w:hAnsi="Times New Roman" w:cs="Times New Roman"/>
        </w:rPr>
        <w:t xml:space="preserve"> </w:t>
      </w:r>
      <w:r w:rsidRPr="00B35C27">
        <w:rPr>
          <w:rFonts w:ascii="Times New Roman" w:hAnsi="Times New Roman" w:cs="Times New Roman"/>
          <w:b/>
        </w:rPr>
        <w:t>53</w:t>
      </w:r>
      <w:r w:rsidRPr="00B35C27">
        <w:rPr>
          <w:rFonts w:ascii="Times New Roman" w:hAnsi="Times New Roman" w:cs="Times New Roman"/>
        </w:rPr>
        <w:t>: 73–74.</w:t>
      </w:r>
    </w:p>
    <w:p w14:paraId="5245CBFA" w14:textId="008E05CD" w:rsidR="00E52C42" w:rsidRDefault="00372400" w:rsidP="00C73112">
      <w:pPr>
        <w:pStyle w:val="Bibliografie"/>
        <w:spacing w:after="0"/>
        <w:contextualSpacing/>
        <w:rPr>
          <w:rFonts w:ascii="Times New Roman" w:hAnsi="Times New Roman" w:cs="Times New Roman"/>
        </w:rPr>
      </w:pPr>
      <w:bookmarkStart w:id="41" w:name="ref-iNaturalist2025"/>
      <w:bookmarkEnd w:id="39"/>
      <w:r w:rsidRPr="00B35C27">
        <w:rPr>
          <w:rFonts w:ascii="Times New Roman" w:hAnsi="Times New Roman" w:cs="Times New Roman"/>
          <w:smallCaps/>
        </w:rPr>
        <w:t>iNaturalist contributors</w:t>
      </w:r>
      <w:r w:rsidRPr="00B35C27">
        <w:rPr>
          <w:rFonts w:ascii="Times New Roman" w:hAnsi="Times New Roman" w:cs="Times New Roman"/>
        </w:rPr>
        <w:t xml:space="preserve"> 2025: iNaturalist Research-grade Observations. </w:t>
      </w:r>
      <w:r w:rsidR="00ED465C" w:rsidRPr="00B35C27">
        <w:rPr>
          <w:rFonts w:ascii="Times New Roman" w:hAnsi="Times New Roman" w:cs="Times New Roman"/>
        </w:rPr>
        <w:t>Online</w:t>
      </w:r>
      <w:r w:rsidRPr="00B35C27">
        <w:rPr>
          <w:rFonts w:ascii="Times New Roman" w:hAnsi="Times New Roman" w:cs="Times New Roman"/>
        </w:rPr>
        <w:t>:</w:t>
      </w:r>
      <w:r w:rsidRPr="00C73112">
        <w:rPr>
          <w:rFonts w:ascii="Times New Roman" w:hAnsi="Times New Roman" w:cs="Times New Roman"/>
        </w:rPr>
        <w:t xml:space="preserve"> </w:t>
      </w:r>
      <w:hyperlink r:id="rId11">
        <w:r w:rsidRPr="00C73112">
          <w:rPr>
            <w:rStyle w:val="Hypertextovodkaz"/>
            <w:rFonts w:ascii="Times New Roman" w:hAnsi="Times New Roman" w:cs="Times New Roman"/>
            <w:color w:val="auto"/>
          </w:rPr>
          <w:t>https://www.gbif.org/occurrence/4908215492</w:t>
        </w:r>
      </w:hyperlink>
      <w:r w:rsidR="00ED465C" w:rsidRPr="00C73112">
        <w:rPr>
          <w:rStyle w:val="Hypertextovodkaz"/>
          <w:rFonts w:ascii="Times New Roman" w:hAnsi="Times New Roman" w:cs="Times New Roman"/>
          <w:color w:val="auto"/>
        </w:rPr>
        <w:t xml:space="preserve"> </w:t>
      </w:r>
      <w:r w:rsidR="00ED465C" w:rsidRPr="00C73112">
        <w:rPr>
          <w:rFonts w:ascii="Times New Roman" w:hAnsi="Times New Roman" w:cs="Times New Roman"/>
        </w:rPr>
        <w:t xml:space="preserve">(navštíveno </w:t>
      </w:r>
      <w:r w:rsidR="00392431">
        <w:rPr>
          <w:rFonts w:ascii="Times New Roman" w:hAnsi="Times New Roman" w:cs="Times New Roman"/>
        </w:rPr>
        <w:t>17.5.2026</w:t>
      </w:r>
      <w:r w:rsidR="00ED465C" w:rsidRPr="00C73112">
        <w:rPr>
          <w:rFonts w:ascii="Times New Roman" w:hAnsi="Times New Roman" w:cs="Times New Roman"/>
        </w:rPr>
        <w:t>).</w:t>
      </w:r>
    </w:p>
    <w:p w14:paraId="6FF52A18" w14:textId="77777777" w:rsidR="00173FA2" w:rsidRDefault="00173FA2" w:rsidP="00173FA2">
      <w:pPr>
        <w:pStyle w:val="Bibliografie"/>
        <w:spacing w:after="0"/>
        <w:contextualSpacing/>
        <w:rPr>
          <w:rFonts w:ascii="Times New Roman" w:hAnsi="Times New Roman" w:cs="Times New Roman"/>
        </w:rPr>
      </w:pPr>
      <w:r w:rsidRPr="00C73112">
        <w:rPr>
          <w:rFonts w:ascii="Times New Roman" w:hAnsi="Times New Roman" w:cs="Times New Roman"/>
          <w:smallCaps/>
        </w:rPr>
        <w:t>Juřena D., Bezděk A.</w:t>
      </w:r>
      <w:r>
        <w:rPr>
          <w:rFonts w:ascii="Times New Roman" w:hAnsi="Times New Roman" w:cs="Times New Roman"/>
          <w:smallCaps/>
        </w:rPr>
        <w:t xml:space="preserve"> </w:t>
      </w:r>
      <w:r w:rsidRPr="00C73112">
        <w:rPr>
          <w:rFonts w:ascii="Times New Roman" w:hAnsi="Times New Roman" w:cs="Times New Roman"/>
          <w:smallCaps/>
        </w:rPr>
        <w:t>&amp; Týr V.</w:t>
      </w:r>
      <w:r>
        <w:rPr>
          <w:rFonts w:ascii="Times New Roman" w:hAnsi="Times New Roman" w:cs="Times New Roman"/>
          <w:smallCaps/>
        </w:rPr>
        <w:t xml:space="preserve"> </w:t>
      </w:r>
      <w:r w:rsidRPr="00173FA2">
        <w:rPr>
          <w:rFonts w:ascii="Times New Roman" w:hAnsi="Times New Roman" w:cs="Times New Roman"/>
        </w:rPr>
        <w:t>2000. Zajímavé nálezy listorohých brouků (Coleoptera: Scarabaeoidea)</w:t>
      </w:r>
      <w:r>
        <w:rPr>
          <w:rFonts w:ascii="Times New Roman" w:hAnsi="Times New Roman" w:cs="Times New Roman"/>
        </w:rPr>
        <w:t xml:space="preserve"> na území Čech, Moravy a </w:t>
      </w:r>
      <w:r w:rsidRPr="00173FA2">
        <w:rPr>
          <w:rFonts w:ascii="Times New Roman" w:hAnsi="Times New Roman" w:cs="Times New Roman"/>
        </w:rPr>
        <w:t>Slovenska. (Interesting faunistic rec</w:t>
      </w:r>
      <w:r>
        <w:rPr>
          <w:rFonts w:ascii="Times New Roman" w:hAnsi="Times New Roman" w:cs="Times New Roman"/>
        </w:rPr>
        <w:t xml:space="preserve">ords of </w:t>
      </w:r>
      <w:r w:rsidRPr="00173FA2">
        <w:rPr>
          <w:rFonts w:ascii="Times New Roman" w:hAnsi="Times New Roman" w:cs="Times New Roman"/>
        </w:rPr>
        <w:t>Scarabaeoidea</w:t>
      </w:r>
      <w:r>
        <w:rPr>
          <w:rFonts w:ascii="Times New Roman" w:hAnsi="Times New Roman" w:cs="Times New Roman"/>
        </w:rPr>
        <w:t xml:space="preserve"> </w:t>
      </w:r>
      <w:r w:rsidRPr="00173FA2">
        <w:rPr>
          <w:rFonts w:ascii="Times New Roman" w:hAnsi="Times New Roman" w:cs="Times New Roman"/>
        </w:rPr>
        <w:t xml:space="preserve">(Coleoptera) from Bohemia, Moravia and Slovakia). </w:t>
      </w:r>
      <w:r w:rsidRPr="00173FA2">
        <w:rPr>
          <w:rFonts w:ascii="Times New Roman" w:hAnsi="Times New Roman" w:cs="Times New Roman"/>
          <w:i/>
        </w:rPr>
        <w:t>Klapalekiana</w:t>
      </w:r>
      <w:r w:rsidRPr="00173FA2">
        <w:rPr>
          <w:rFonts w:ascii="Times New Roman" w:hAnsi="Times New Roman" w:cs="Times New Roman"/>
        </w:rPr>
        <w:t xml:space="preserve"> </w:t>
      </w:r>
      <w:r w:rsidRPr="00173FA2">
        <w:rPr>
          <w:rFonts w:ascii="Times New Roman" w:hAnsi="Times New Roman" w:cs="Times New Roman"/>
          <w:b/>
        </w:rPr>
        <w:t>36</w:t>
      </w:r>
      <w:r w:rsidRPr="00173FA2">
        <w:rPr>
          <w:rFonts w:ascii="Times New Roman" w:hAnsi="Times New Roman" w:cs="Times New Roman"/>
        </w:rPr>
        <w:t>: 233–257</w:t>
      </w:r>
      <w:r>
        <w:rPr>
          <w:rFonts w:ascii="Times New Roman" w:hAnsi="Times New Roman" w:cs="Times New Roman"/>
        </w:rPr>
        <w:t>.</w:t>
      </w:r>
      <w:bookmarkStart w:id="42" w:name="ref-jurena2008"/>
      <w:bookmarkEnd w:id="41"/>
    </w:p>
    <w:p w14:paraId="5AAF22C4" w14:textId="223F42DF" w:rsidR="00E52C42" w:rsidRPr="00C73112" w:rsidRDefault="00372400" w:rsidP="00173FA2">
      <w:pPr>
        <w:pStyle w:val="Bibliografie"/>
        <w:spacing w:after="0"/>
        <w:contextualSpacing/>
        <w:rPr>
          <w:rFonts w:ascii="Times New Roman" w:hAnsi="Times New Roman" w:cs="Times New Roman"/>
        </w:rPr>
      </w:pPr>
      <w:r w:rsidRPr="00C73112">
        <w:rPr>
          <w:rFonts w:ascii="Times New Roman" w:hAnsi="Times New Roman" w:cs="Times New Roman"/>
          <w:smallCaps/>
        </w:rPr>
        <w:t>Juřena D., Týr V. &amp; Bezděk A.</w:t>
      </w:r>
      <w:r w:rsidRPr="00C73112">
        <w:rPr>
          <w:rFonts w:ascii="Times New Roman" w:hAnsi="Times New Roman" w:cs="Times New Roman"/>
        </w:rPr>
        <w:t xml:space="preserve"> 2008: Příspěvek k faunistickému výzkumu listorohých brouků (Coleoptera: Scarabaeoidea) na území České republiky a Slovenska</w:t>
      </w:r>
      <w:r w:rsidR="00ED465C" w:rsidRPr="00C73112">
        <w:rPr>
          <w:rFonts w:ascii="Times New Roman" w:hAnsi="Times New Roman" w:cs="Times New Roman"/>
        </w:rPr>
        <w:t>.</w:t>
      </w:r>
      <w:r w:rsidRPr="00C73112">
        <w:rPr>
          <w:rFonts w:ascii="Times New Roman" w:hAnsi="Times New Roman" w:cs="Times New Roman"/>
        </w:rPr>
        <w:t xml:space="preserve"> </w:t>
      </w:r>
      <w:r w:rsidR="00ED465C" w:rsidRPr="00C73112">
        <w:rPr>
          <w:rFonts w:ascii="Times New Roman" w:hAnsi="Times New Roman" w:cs="Times New Roman"/>
        </w:rPr>
        <w:t>(</w:t>
      </w:r>
      <w:r w:rsidRPr="00C73112">
        <w:rPr>
          <w:rFonts w:ascii="Times New Roman" w:hAnsi="Times New Roman" w:cs="Times New Roman"/>
        </w:rPr>
        <w:t>Contribution to the faunistic research on Scarabaeoidea (Coleoptera) in the Czech Republic and Slovakia</w:t>
      </w:r>
      <w:r w:rsidR="00ED465C" w:rsidRPr="00C73112">
        <w:rPr>
          <w:rFonts w:ascii="Times New Roman" w:hAnsi="Times New Roman" w:cs="Times New Roman"/>
        </w:rPr>
        <w:t xml:space="preserve">). </w:t>
      </w:r>
      <w:r w:rsidRPr="00C73112">
        <w:rPr>
          <w:rFonts w:ascii="Times New Roman" w:hAnsi="Times New Roman" w:cs="Times New Roman"/>
          <w:i/>
        </w:rPr>
        <w:t>Klapalekiana</w:t>
      </w:r>
      <w:r w:rsidRPr="00C73112">
        <w:rPr>
          <w:rFonts w:ascii="Times New Roman" w:hAnsi="Times New Roman" w:cs="Times New Roman"/>
        </w:rPr>
        <w:t xml:space="preserve"> </w:t>
      </w:r>
      <w:r w:rsidRPr="00C73112">
        <w:rPr>
          <w:rFonts w:ascii="Times New Roman" w:hAnsi="Times New Roman" w:cs="Times New Roman"/>
          <w:b/>
        </w:rPr>
        <w:t>44</w:t>
      </w:r>
      <w:r w:rsidRPr="00C73112">
        <w:rPr>
          <w:rFonts w:ascii="Times New Roman" w:hAnsi="Times New Roman" w:cs="Times New Roman"/>
        </w:rPr>
        <w:t>: 17–176.</w:t>
      </w:r>
    </w:p>
    <w:p w14:paraId="423A282F" w14:textId="4BDBDF28" w:rsidR="000C7F6E" w:rsidRDefault="00372400" w:rsidP="00C73112">
      <w:pPr>
        <w:pStyle w:val="Bibliografie"/>
        <w:spacing w:after="0"/>
        <w:contextualSpacing/>
        <w:rPr>
          <w:rFonts w:ascii="Times New Roman" w:hAnsi="Times New Roman" w:cs="Times New Roman"/>
        </w:rPr>
      </w:pPr>
      <w:bookmarkStart w:id="43" w:name="ref-kostir2024"/>
      <w:bookmarkEnd w:id="42"/>
      <w:r w:rsidRPr="00C73112">
        <w:rPr>
          <w:rFonts w:ascii="Times New Roman" w:hAnsi="Times New Roman" w:cs="Times New Roman"/>
          <w:smallCaps/>
        </w:rPr>
        <w:t>Koštíř V.</w:t>
      </w:r>
      <w:r w:rsidRPr="00C73112">
        <w:rPr>
          <w:rFonts w:ascii="Times New Roman" w:hAnsi="Times New Roman" w:cs="Times New Roman"/>
        </w:rPr>
        <w:t xml:space="preserve"> 2024: </w:t>
      </w:r>
      <w:r w:rsidRPr="00C73112">
        <w:rPr>
          <w:rFonts w:ascii="Times New Roman" w:hAnsi="Times New Roman" w:cs="Times New Roman"/>
          <w:i/>
        </w:rPr>
        <w:t>Ekologická diferenciace koprofágních brouků (Coleoptera) podél gradientu prostředí</w:t>
      </w:r>
      <w:r w:rsidRPr="00C73112">
        <w:rPr>
          <w:rFonts w:ascii="Times New Roman" w:hAnsi="Times New Roman" w:cs="Times New Roman"/>
        </w:rPr>
        <w:t>.</w:t>
      </w:r>
      <w:r w:rsidR="00EC5F12" w:rsidRPr="00C73112">
        <w:rPr>
          <w:rFonts w:ascii="Times New Roman" w:hAnsi="Times New Roman" w:cs="Times New Roman"/>
        </w:rPr>
        <w:t xml:space="preserve"> (</w:t>
      </w:r>
      <w:r w:rsidR="00EC5F12" w:rsidRPr="00C73112">
        <w:rPr>
          <w:rFonts w:ascii="Times New Roman" w:hAnsi="Times New Roman" w:cs="Times New Roman"/>
          <w:i/>
        </w:rPr>
        <w:t>The ecological differentiation of coprophagous beetles (Coleoptera) along environmental gradient</w:t>
      </w:r>
      <w:r w:rsidR="00EC5F12" w:rsidRPr="00C73112">
        <w:rPr>
          <w:rFonts w:ascii="Times New Roman" w:hAnsi="Times New Roman" w:cs="Times New Roman"/>
        </w:rPr>
        <w:t>)</w:t>
      </w:r>
      <w:r w:rsidR="00EC4726">
        <w:rPr>
          <w:rFonts w:ascii="Times New Roman" w:hAnsi="Times New Roman" w:cs="Times New Roman"/>
        </w:rPr>
        <w:t>.</w:t>
      </w:r>
      <w:r w:rsidR="00EC5F12" w:rsidRPr="00C73112">
        <w:rPr>
          <w:rFonts w:ascii="Times New Roman" w:hAnsi="Times New Roman" w:cs="Times New Roman"/>
        </w:rPr>
        <w:t xml:space="preserve"> Unpublished diploma thesis, 98 pp. [Deposited in: Přírodovědecká fakulta, Univerzita Karlova, Praha].</w:t>
      </w:r>
    </w:p>
    <w:p w14:paraId="17636D76" w14:textId="5C6B0203" w:rsidR="00741523" w:rsidRDefault="00392431" w:rsidP="000C7F6E">
      <w:pPr>
        <w:pStyle w:val="Bibliografie"/>
        <w:spacing w:after="0"/>
        <w:contextualSpacing/>
        <w:rPr>
          <w:rFonts w:ascii="Times New Roman" w:hAnsi="Times New Roman" w:cs="Times New Roman"/>
        </w:rPr>
      </w:pPr>
      <w:bookmarkStart w:id="44" w:name="ref-hejda2017"/>
      <w:r w:rsidRPr="005615EE">
        <w:rPr>
          <w:rFonts w:ascii="Times New Roman" w:hAnsi="Times New Roman" w:cs="Times New Roman"/>
          <w:smallCaps/>
        </w:rPr>
        <w:t>Král</w:t>
      </w:r>
      <w:r w:rsidRPr="00B35C27">
        <w:rPr>
          <w:rFonts w:ascii="Times New Roman" w:hAnsi="Times New Roman" w:cs="Times New Roman"/>
          <w:smallCaps/>
        </w:rPr>
        <w:t xml:space="preserve"> D. &amp; </w:t>
      </w:r>
      <w:r w:rsidRPr="005615EE">
        <w:rPr>
          <w:rFonts w:ascii="Times New Roman" w:hAnsi="Times New Roman" w:cs="Times New Roman"/>
          <w:smallCaps/>
        </w:rPr>
        <w:t>Bezděk</w:t>
      </w:r>
      <w:r w:rsidRPr="00B35C27">
        <w:rPr>
          <w:rFonts w:ascii="Times New Roman" w:hAnsi="Times New Roman" w:cs="Times New Roman"/>
          <w:smallCaps/>
        </w:rPr>
        <w:t xml:space="preserve"> A.</w:t>
      </w:r>
      <w:r w:rsidRPr="005615EE">
        <w:rPr>
          <w:rFonts w:ascii="Times New Roman" w:hAnsi="Times New Roman" w:cs="Times New Roman"/>
        </w:rPr>
        <w:t xml:space="preserve"> 2017. Scarabaeoidea (vrubounovití). Pp. 409–413. In:</w:t>
      </w:r>
      <w:r w:rsidRPr="00B35C27">
        <w:rPr>
          <w:rFonts w:ascii="Times New Roman" w:hAnsi="Times New Roman" w:cs="Times New Roman"/>
          <w:smallCaps/>
        </w:rPr>
        <w:t xml:space="preserve"> Hejda R., Farkač J. &amp; Chobot K.</w:t>
      </w:r>
      <w:r w:rsidRPr="00B35C27">
        <w:rPr>
          <w:rFonts w:ascii="Times New Roman" w:hAnsi="Times New Roman" w:cs="Times New Roman"/>
        </w:rPr>
        <w:t xml:space="preserve"> 2017: Červený seznam ohrožených druhů České Republiky: Bezobratlí. (Red List of Threatened Species of the Czech Republic. Invertebrates). </w:t>
      </w:r>
      <w:r w:rsidRPr="00B35C27">
        <w:rPr>
          <w:rFonts w:ascii="Times New Roman" w:hAnsi="Times New Roman" w:cs="Times New Roman"/>
          <w:i/>
        </w:rPr>
        <w:t>Příroda</w:t>
      </w:r>
      <w:r w:rsidRPr="00B35C27">
        <w:rPr>
          <w:rFonts w:ascii="Times New Roman" w:hAnsi="Times New Roman" w:cs="Times New Roman"/>
        </w:rPr>
        <w:t xml:space="preserve"> </w:t>
      </w:r>
      <w:r w:rsidRPr="00B35C27">
        <w:rPr>
          <w:rFonts w:ascii="Times New Roman" w:hAnsi="Times New Roman" w:cs="Times New Roman"/>
          <w:b/>
        </w:rPr>
        <w:t>36</w:t>
      </w:r>
      <w:r w:rsidRPr="00B35C27">
        <w:rPr>
          <w:rFonts w:ascii="Times New Roman" w:hAnsi="Times New Roman" w:cs="Times New Roman"/>
        </w:rPr>
        <w:t>: 1–611.</w:t>
      </w:r>
      <w:bookmarkStart w:id="45" w:name="ref-mertlik2019"/>
      <w:bookmarkEnd w:id="43"/>
      <w:bookmarkEnd w:id="44"/>
    </w:p>
    <w:p w14:paraId="10390522" w14:textId="0DC23688" w:rsidR="00741523" w:rsidRDefault="00741523" w:rsidP="00741523">
      <w:pPr>
        <w:pStyle w:val="Bibliografie"/>
        <w:spacing w:after="0"/>
        <w:contextualSpacing/>
        <w:rPr>
          <w:rFonts w:ascii="Times New Roman" w:hAnsi="Times New Roman" w:cs="Times New Roman"/>
        </w:rPr>
      </w:pPr>
      <w:r w:rsidRPr="00741523">
        <w:rPr>
          <w:rFonts w:ascii="Times New Roman" w:hAnsi="Times New Roman" w:cs="Times New Roman"/>
          <w:smallCaps/>
        </w:rPr>
        <w:t>Král D. &amp; Vitner J.</w:t>
      </w:r>
      <w:r w:rsidRPr="00741523">
        <w:rPr>
          <w:rFonts w:ascii="Times New Roman" w:hAnsi="Times New Roman" w:cs="Times New Roman"/>
        </w:rPr>
        <w:t xml:space="preserve"> 1993: Faunistické síťové mapování listorohých brouků (Coleoptera: Scarabaeoidea)</w:t>
      </w:r>
      <w:r>
        <w:rPr>
          <w:rFonts w:ascii="Times New Roman" w:hAnsi="Times New Roman" w:cs="Times New Roman"/>
        </w:rPr>
        <w:t xml:space="preserve"> </w:t>
      </w:r>
      <w:r w:rsidRPr="00741523">
        <w:rPr>
          <w:rFonts w:ascii="Times New Roman" w:hAnsi="Times New Roman" w:cs="Times New Roman"/>
        </w:rPr>
        <w:t>Československa – výběr výsledků získaných v</w:t>
      </w:r>
      <w:r>
        <w:rPr>
          <w:rFonts w:ascii="Times New Roman" w:hAnsi="Times New Roman" w:cs="Times New Roman"/>
        </w:rPr>
        <w:t> </w:t>
      </w:r>
      <w:r w:rsidRPr="00741523">
        <w:rPr>
          <w:rFonts w:ascii="Times New Roman" w:hAnsi="Times New Roman" w:cs="Times New Roman"/>
        </w:rPr>
        <w:t>létech</w:t>
      </w:r>
      <w:r>
        <w:rPr>
          <w:rFonts w:ascii="Times New Roman" w:hAnsi="Times New Roman" w:cs="Times New Roman"/>
        </w:rPr>
        <w:t xml:space="preserve"> </w:t>
      </w:r>
      <w:r w:rsidRPr="00741523">
        <w:rPr>
          <w:rFonts w:ascii="Times New Roman" w:hAnsi="Times New Roman" w:cs="Times New Roman"/>
        </w:rPr>
        <w:t>1989−1990 (Faunistic grid mapping of Czechoslovak</w:t>
      </w:r>
      <w:r>
        <w:rPr>
          <w:rFonts w:ascii="Times New Roman" w:hAnsi="Times New Roman" w:cs="Times New Roman"/>
        </w:rPr>
        <w:t xml:space="preserve"> </w:t>
      </w:r>
      <w:r w:rsidRPr="00741523">
        <w:rPr>
          <w:rFonts w:ascii="Times New Roman" w:hAnsi="Times New Roman" w:cs="Times New Roman"/>
        </w:rPr>
        <w:t>Scarabaeoidea (Coleoptera) – selected results obtained</w:t>
      </w:r>
      <w:r>
        <w:rPr>
          <w:rFonts w:ascii="Times New Roman" w:hAnsi="Times New Roman" w:cs="Times New Roman"/>
        </w:rPr>
        <w:t xml:space="preserve"> </w:t>
      </w:r>
      <w:r w:rsidRPr="00741523">
        <w:rPr>
          <w:rFonts w:ascii="Times New Roman" w:hAnsi="Times New Roman" w:cs="Times New Roman"/>
        </w:rPr>
        <w:t xml:space="preserve">in 1989−1990). − Klapalekiana, </w:t>
      </w:r>
      <w:r w:rsidRPr="00741523">
        <w:rPr>
          <w:rFonts w:ascii="Times New Roman" w:hAnsi="Times New Roman" w:cs="Times New Roman"/>
          <w:b/>
        </w:rPr>
        <w:t>29</w:t>
      </w:r>
      <w:r w:rsidRPr="00741523">
        <w:rPr>
          <w:rFonts w:ascii="Times New Roman" w:hAnsi="Times New Roman" w:cs="Times New Roman"/>
        </w:rPr>
        <w:t>: 25−36.</w:t>
      </w:r>
    </w:p>
    <w:p w14:paraId="48D68792" w14:textId="6699050B" w:rsidR="000C7F6E" w:rsidRDefault="000C7F6E" w:rsidP="000C7F6E">
      <w:pPr>
        <w:pStyle w:val="Bibliografie"/>
        <w:spacing w:after="0"/>
        <w:contextualSpacing/>
        <w:rPr>
          <w:rFonts w:ascii="Times New Roman" w:hAnsi="Times New Roman" w:cs="Times New Roman"/>
          <w:smallCaps/>
        </w:rPr>
      </w:pPr>
      <w:r w:rsidRPr="005615EE">
        <w:rPr>
          <w:rFonts w:ascii="Times New Roman" w:hAnsi="Times New Roman" w:cs="Times New Roman"/>
          <w:smallCaps/>
        </w:rPr>
        <w:t>Krell</w:t>
      </w:r>
      <w:r w:rsidR="00B35C27" w:rsidRPr="005615EE">
        <w:rPr>
          <w:rFonts w:ascii="Times New Roman" w:hAnsi="Times New Roman" w:cs="Times New Roman"/>
          <w:smallCaps/>
        </w:rPr>
        <w:t>, F.-T.</w:t>
      </w:r>
      <w:r w:rsidR="00B35C27">
        <w:rPr>
          <w:rFonts w:ascii="Times New Roman" w:hAnsi="Times New Roman" w:cs="Times New Roman"/>
        </w:rPr>
        <w:t xml:space="preserve"> 2006</w:t>
      </w:r>
      <w:r w:rsidRPr="000C7F6E">
        <w:rPr>
          <w:rFonts w:ascii="Times New Roman" w:hAnsi="Times New Roman" w:cs="Times New Roman"/>
        </w:rPr>
        <w:t xml:space="preserve">: </w:t>
      </w:r>
      <w:r w:rsidR="00B35C27" w:rsidRPr="00B35C27">
        <w:rPr>
          <w:rFonts w:ascii="Times New Roman" w:hAnsi="Times New Roman" w:cs="Times New Roman"/>
        </w:rPr>
        <w:t>Scarabaeidae: Scarabaeinae</w:t>
      </w:r>
      <w:r w:rsidRPr="000C7F6E">
        <w:rPr>
          <w:rFonts w:ascii="Times New Roman" w:hAnsi="Times New Roman" w:cs="Times New Roman"/>
        </w:rPr>
        <w:t>. Pp. 237–268.</w:t>
      </w:r>
      <w:r>
        <w:rPr>
          <w:rFonts w:ascii="Times New Roman" w:hAnsi="Times New Roman" w:cs="Times New Roman"/>
        </w:rPr>
        <w:t xml:space="preserve"> </w:t>
      </w:r>
      <w:r w:rsidRPr="005615EE">
        <w:rPr>
          <w:rFonts w:ascii="Times New Roman" w:hAnsi="Times New Roman" w:cs="Times New Roman"/>
        </w:rPr>
        <w:t>In:</w:t>
      </w:r>
      <w:r>
        <w:rPr>
          <w:rFonts w:ascii="Times New Roman" w:hAnsi="Times New Roman" w:cs="Times New Roman"/>
          <w:smallCaps/>
        </w:rPr>
        <w:t xml:space="preserve"> </w:t>
      </w:r>
      <w:r w:rsidRPr="000C7F6E">
        <w:rPr>
          <w:rFonts w:ascii="Times New Roman" w:hAnsi="Times New Roman" w:cs="Times New Roman"/>
          <w:smallCaps/>
        </w:rPr>
        <w:t>Löbl, I. and Smetana, A.</w:t>
      </w:r>
      <w:r>
        <w:rPr>
          <w:rFonts w:ascii="Times New Roman" w:hAnsi="Times New Roman" w:cs="Times New Roman"/>
          <w:smallCaps/>
        </w:rPr>
        <w:t xml:space="preserve"> </w:t>
      </w:r>
      <w:r>
        <w:rPr>
          <w:rFonts w:ascii="Times New Roman" w:hAnsi="Times New Roman" w:cs="Times New Roman"/>
        </w:rPr>
        <w:t>(eds):</w:t>
      </w:r>
      <w:r w:rsidRPr="005615EE">
        <w:rPr>
          <w:rFonts w:ascii="Times New Roman" w:hAnsi="Times New Roman" w:cs="Times New Roman"/>
        </w:rPr>
        <w:t xml:space="preserve"> 2006. </w:t>
      </w:r>
      <w:r w:rsidRPr="005615EE">
        <w:rPr>
          <w:rFonts w:ascii="Times New Roman" w:hAnsi="Times New Roman" w:cs="Times New Roman"/>
          <w:i/>
        </w:rPr>
        <w:t>Catalogue of Palaearctic Coleoptera, Vol. 2: Hydrophiloidea – Histeroidea – Staphylinoidea</w:t>
      </w:r>
      <w:r w:rsidRPr="000C7F6E">
        <w:rPr>
          <w:rFonts w:ascii="Times New Roman" w:hAnsi="Times New Roman" w:cs="Times New Roman"/>
        </w:rPr>
        <w:t>.</w:t>
      </w:r>
      <w:r>
        <w:rPr>
          <w:rFonts w:ascii="Times New Roman" w:hAnsi="Times New Roman" w:cs="Times New Roman"/>
        </w:rPr>
        <w:t xml:space="preserve"> </w:t>
      </w:r>
      <w:r w:rsidRPr="000C7F6E">
        <w:rPr>
          <w:rFonts w:ascii="Times New Roman" w:hAnsi="Times New Roman" w:cs="Times New Roman"/>
        </w:rPr>
        <w:t xml:space="preserve">Apollo Books, Stenstrup, 942 pp. </w:t>
      </w:r>
    </w:p>
    <w:p w14:paraId="1C1217B0" w14:textId="7F985DFD" w:rsidR="00E52C42" w:rsidRPr="00C73112" w:rsidRDefault="00372400" w:rsidP="00C73112">
      <w:pPr>
        <w:pStyle w:val="Bibliografie"/>
        <w:spacing w:after="0"/>
        <w:contextualSpacing/>
        <w:rPr>
          <w:rFonts w:ascii="Times New Roman" w:hAnsi="Times New Roman" w:cs="Times New Roman"/>
        </w:rPr>
      </w:pPr>
      <w:r w:rsidRPr="00C73112">
        <w:rPr>
          <w:rFonts w:ascii="Times New Roman" w:hAnsi="Times New Roman" w:cs="Times New Roman"/>
          <w:smallCaps/>
        </w:rPr>
        <w:t>Mertlik J.</w:t>
      </w:r>
      <w:r w:rsidRPr="00C73112">
        <w:rPr>
          <w:rFonts w:ascii="Times New Roman" w:hAnsi="Times New Roman" w:cs="Times New Roman"/>
        </w:rPr>
        <w:t xml:space="preserve"> 2019: Expanzivní druhy čeledí Geotrupidae a Scarabaeidae (Coleoptera) na území východních Čech.</w:t>
      </w:r>
      <w:r w:rsidR="00140255" w:rsidRPr="00C73112">
        <w:rPr>
          <w:rFonts w:ascii="Times New Roman" w:hAnsi="Times New Roman" w:cs="Times New Roman"/>
        </w:rPr>
        <w:t xml:space="preserve"> </w:t>
      </w:r>
      <w:r w:rsidR="00EC4726">
        <w:rPr>
          <w:rFonts w:ascii="Times New Roman" w:hAnsi="Times New Roman" w:cs="Times New Roman"/>
        </w:rPr>
        <w:t>(</w:t>
      </w:r>
      <w:r w:rsidRPr="00C73112">
        <w:rPr>
          <w:rFonts w:ascii="Times New Roman" w:hAnsi="Times New Roman" w:cs="Times New Roman"/>
        </w:rPr>
        <w:t>Expansive species of Geotrupidae and Scarabaeidae (Coleoptera) from eastern Bohemia</w:t>
      </w:r>
      <w:r w:rsidR="00EC4726">
        <w:rPr>
          <w:rFonts w:ascii="Times New Roman" w:hAnsi="Times New Roman" w:cs="Times New Roman"/>
        </w:rPr>
        <w:t>)</w:t>
      </w:r>
      <w:r w:rsidR="00EC4726" w:rsidRPr="00C73112">
        <w:rPr>
          <w:rFonts w:ascii="Times New Roman" w:hAnsi="Times New Roman" w:cs="Times New Roman"/>
        </w:rPr>
        <w:t xml:space="preserve">. </w:t>
      </w:r>
      <w:r w:rsidRPr="00C73112">
        <w:rPr>
          <w:rFonts w:ascii="Times New Roman" w:hAnsi="Times New Roman" w:cs="Times New Roman"/>
          <w:i/>
        </w:rPr>
        <w:t>Elateridarium</w:t>
      </w:r>
      <w:r w:rsidRPr="00C73112">
        <w:rPr>
          <w:rFonts w:ascii="Times New Roman" w:hAnsi="Times New Roman" w:cs="Times New Roman"/>
        </w:rPr>
        <w:t xml:space="preserve"> </w:t>
      </w:r>
      <w:r w:rsidRPr="00C73112">
        <w:rPr>
          <w:rFonts w:ascii="Times New Roman" w:hAnsi="Times New Roman" w:cs="Times New Roman"/>
          <w:b/>
        </w:rPr>
        <w:t>13</w:t>
      </w:r>
      <w:r w:rsidRPr="00C73112">
        <w:rPr>
          <w:rFonts w:ascii="Times New Roman" w:hAnsi="Times New Roman" w:cs="Times New Roman"/>
        </w:rPr>
        <w:t>: 35–48.</w:t>
      </w:r>
    </w:p>
    <w:p w14:paraId="7D23759A" w14:textId="34686755" w:rsidR="00E52C42" w:rsidRPr="00C73112" w:rsidRDefault="00372400" w:rsidP="00C73112">
      <w:pPr>
        <w:pStyle w:val="Bibliografie"/>
        <w:spacing w:after="0"/>
        <w:contextualSpacing/>
        <w:rPr>
          <w:rFonts w:ascii="Times New Roman" w:hAnsi="Times New Roman" w:cs="Times New Roman"/>
        </w:rPr>
      </w:pPr>
      <w:bookmarkStart w:id="46" w:name="ref-mertlik2020"/>
      <w:bookmarkEnd w:id="45"/>
      <w:r w:rsidRPr="00C73112">
        <w:rPr>
          <w:rFonts w:ascii="Times New Roman" w:hAnsi="Times New Roman" w:cs="Times New Roman"/>
          <w:smallCaps/>
        </w:rPr>
        <w:t>Mertlik J.</w:t>
      </w:r>
      <w:r w:rsidRPr="00C73112">
        <w:rPr>
          <w:rFonts w:ascii="Times New Roman" w:hAnsi="Times New Roman" w:cs="Times New Roman"/>
        </w:rPr>
        <w:t xml:space="preserve"> 2020: Výsledky faunistického mapování druhů čeledí Geotrupidae, Scarabaeidae a Trogidae (Coleoptera) ve východních Čechách.</w:t>
      </w:r>
      <w:r w:rsidR="005151FD" w:rsidRPr="00C73112">
        <w:rPr>
          <w:rFonts w:ascii="Times New Roman" w:hAnsi="Times New Roman" w:cs="Times New Roman"/>
        </w:rPr>
        <w:t xml:space="preserve"> </w:t>
      </w:r>
      <w:r w:rsidR="00EC4726">
        <w:rPr>
          <w:rFonts w:ascii="Times New Roman" w:hAnsi="Times New Roman" w:cs="Times New Roman"/>
        </w:rPr>
        <w:t>(</w:t>
      </w:r>
      <w:r w:rsidRPr="00C73112">
        <w:rPr>
          <w:rFonts w:ascii="Times New Roman" w:hAnsi="Times New Roman" w:cs="Times New Roman"/>
        </w:rPr>
        <w:t>Results of the faunistic research of Geotrupidae, Scarabaeidae and Trogidae (Coleoptera) in eastern Bohemia (Czechia</w:t>
      </w:r>
      <w:r w:rsidR="00EC4726" w:rsidRPr="00C73112">
        <w:rPr>
          <w:rFonts w:ascii="Times New Roman" w:hAnsi="Times New Roman" w:cs="Times New Roman"/>
        </w:rPr>
        <w:t>)</w:t>
      </w:r>
      <w:r w:rsidR="00EC4726">
        <w:rPr>
          <w:rFonts w:ascii="Times New Roman" w:hAnsi="Times New Roman" w:cs="Times New Roman"/>
        </w:rPr>
        <w:t>)</w:t>
      </w:r>
      <w:r w:rsidR="00EC4726" w:rsidRPr="00C73112">
        <w:rPr>
          <w:rFonts w:ascii="Times New Roman" w:hAnsi="Times New Roman" w:cs="Times New Roman"/>
        </w:rPr>
        <w:t xml:space="preserve">. </w:t>
      </w:r>
      <w:r w:rsidRPr="00C73112">
        <w:rPr>
          <w:rFonts w:ascii="Times New Roman" w:hAnsi="Times New Roman" w:cs="Times New Roman"/>
          <w:i/>
        </w:rPr>
        <w:t>Elateridarium</w:t>
      </w:r>
      <w:r w:rsidRPr="00C73112">
        <w:rPr>
          <w:rFonts w:ascii="Times New Roman" w:hAnsi="Times New Roman" w:cs="Times New Roman"/>
        </w:rPr>
        <w:t xml:space="preserve"> </w:t>
      </w:r>
      <w:r w:rsidRPr="00C73112">
        <w:rPr>
          <w:rFonts w:ascii="Times New Roman" w:hAnsi="Times New Roman" w:cs="Times New Roman"/>
          <w:b/>
        </w:rPr>
        <w:t>14</w:t>
      </w:r>
      <w:r w:rsidRPr="00C73112">
        <w:rPr>
          <w:rFonts w:ascii="Times New Roman" w:hAnsi="Times New Roman" w:cs="Times New Roman"/>
        </w:rPr>
        <w:t>: 15–147.</w:t>
      </w:r>
    </w:p>
    <w:p w14:paraId="54639DC3" w14:textId="77777777" w:rsidR="00D87124" w:rsidRPr="00C73112" w:rsidRDefault="00D87124" w:rsidP="00C73112">
      <w:pPr>
        <w:pStyle w:val="Bibliografie"/>
        <w:spacing w:after="0"/>
        <w:contextualSpacing/>
        <w:rPr>
          <w:rFonts w:ascii="Times New Roman" w:hAnsi="Times New Roman" w:cs="Times New Roman"/>
        </w:rPr>
      </w:pPr>
      <w:r w:rsidRPr="00C73112">
        <w:rPr>
          <w:rFonts w:ascii="Times New Roman" w:hAnsi="Times New Roman" w:cs="Times New Roman"/>
          <w:smallCaps/>
        </w:rPr>
        <w:t>Miessen G. &amp; Thieren Y.</w:t>
      </w:r>
      <w:r w:rsidRPr="00C73112">
        <w:rPr>
          <w:rFonts w:ascii="Times New Roman" w:hAnsi="Times New Roman" w:cs="Times New Roman"/>
        </w:rPr>
        <w:t xml:space="preserve"> 1998: Une capture récente d´Euoniticellus fulvus (Goeze, 1777) en Belgique. </w:t>
      </w:r>
      <w:r w:rsidRPr="00C73112">
        <w:rPr>
          <w:rFonts w:ascii="Times New Roman" w:hAnsi="Times New Roman" w:cs="Times New Roman"/>
          <w:i/>
        </w:rPr>
        <w:t>Lambillionea</w:t>
      </w:r>
      <w:r w:rsidRPr="00C73112">
        <w:rPr>
          <w:rFonts w:ascii="Times New Roman" w:hAnsi="Times New Roman" w:cs="Times New Roman"/>
        </w:rPr>
        <w:t xml:space="preserve"> </w:t>
      </w:r>
      <w:r w:rsidRPr="00C73112">
        <w:rPr>
          <w:rFonts w:ascii="Times New Roman" w:hAnsi="Times New Roman" w:cs="Times New Roman"/>
          <w:b/>
        </w:rPr>
        <w:t>98</w:t>
      </w:r>
      <w:r w:rsidRPr="00C73112">
        <w:rPr>
          <w:rFonts w:ascii="Times New Roman" w:hAnsi="Times New Roman" w:cs="Times New Roman"/>
        </w:rPr>
        <w:t>: 83–84.</w:t>
      </w:r>
    </w:p>
    <w:p w14:paraId="0CA835C2" w14:textId="1CF26A9E" w:rsidR="00E52C42" w:rsidRDefault="00372400" w:rsidP="00C73112">
      <w:pPr>
        <w:pStyle w:val="Bibliografie"/>
        <w:spacing w:after="0"/>
        <w:contextualSpacing/>
        <w:rPr>
          <w:rFonts w:ascii="Times New Roman" w:hAnsi="Times New Roman" w:cs="Times New Roman"/>
        </w:rPr>
      </w:pPr>
      <w:bookmarkStart w:id="47" w:name="ref-perinkova2010"/>
      <w:bookmarkEnd w:id="46"/>
      <w:r w:rsidRPr="00C73112">
        <w:rPr>
          <w:rFonts w:ascii="Times New Roman" w:hAnsi="Times New Roman" w:cs="Times New Roman"/>
          <w:smallCaps/>
        </w:rPr>
        <w:t>Peřinková P. &amp; Fischer O.</w:t>
      </w:r>
      <w:r w:rsidR="00AF4433" w:rsidRPr="00C73112">
        <w:rPr>
          <w:rFonts w:ascii="Times New Roman" w:hAnsi="Times New Roman" w:cs="Times New Roman"/>
          <w:smallCaps/>
        </w:rPr>
        <w:t xml:space="preserve"> </w:t>
      </w:r>
      <w:r w:rsidRPr="00C73112">
        <w:rPr>
          <w:rFonts w:ascii="Times New Roman" w:hAnsi="Times New Roman" w:cs="Times New Roman"/>
          <w:smallCaps/>
        </w:rPr>
        <w:t>A.</w:t>
      </w:r>
      <w:r w:rsidRPr="00C73112">
        <w:rPr>
          <w:rFonts w:ascii="Times New Roman" w:hAnsi="Times New Roman" w:cs="Times New Roman"/>
        </w:rPr>
        <w:t xml:space="preserve"> 2010: Euoniticellus fulvus (Goeze, 1777)</w:t>
      </w:r>
      <w:r w:rsidR="00AF4433" w:rsidRPr="00C73112">
        <w:rPr>
          <w:rFonts w:ascii="Times New Roman" w:hAnsi="Times New Roman" w:cs="Times New Roman"/>
        </w:rPr>
        <w:t xml:space="preserve"> </w:t>
      </w:r>
      <w:r w:rsidRPr="00C73112">
        <w:rPr>
          <w:rFonts w:ascii="Times New Roman" w:hAnsi="Times New Roman" w:cs="Times New Roman"/>
        </w:rPr>
        <w:t xml:space="preserve">(Coleoptera: Scarabaeidae) in south-western Moravia (Czech Republic). </w:t>
      </w:r>
      <w:r w:rsidRPr="00C73112">
        <w:rPr>
          <w:rFonts w:ascii="Times New Roman" w:hAnsi="Times New Roman" w:cs="Times New Roman"/>
          <w:i/>
        </w:rPr>
        <w:t>Acta Musei Moraviae, Scientiae biologicae (Brno)</w:t>
      </w:r>
      <w:r w:rsidRPr="00C73112">
        <w:rPr>
          <w:rFonts w:ascii="Times New Roman" w:hAnsi="Times New Roman" w:cs="Times New Roman"/>
        </w:rPr>
        <w:t xml:space="preserve"> </w:t>
      </w:r>
      <w:r w:rsidRPr="00C73112">
        <w:rPr>
          <w:rFonts w:ascii="Times New Roman" w:hAnsi="Times New Roman" w:cs="Times New Roman"/>
          <w:b/>
        </w:rPr>
        <w:t>95</w:t>
      </w:r>
      <w:r w:rsidRPr="00C73112">
        <w:rPr>
          <w:rFonts w:ascii="Times New Roman" w:hAnsi="Times New Roman" w:cs="Times New Roman"/>
        </w:rPr>
        <w:t>: 25–28.</w:t>
      </w:r>
    </w:p>
    <w:p w14:paraId="1AF0E067" w14:textId="0D6E9AD5" w:rsidR="001A7FF1" w:rsidRPr="00C73112" w:rsidRDefault="001A7FF1" w:rsidP="00C73112">
      <w:pPr>
        <w:pStyle w:val="Bibliografie"/>
        <w:spacing w:after="0"/>
        <w:contextualSpacing/>
        <w:rPr>
          <w:rFonts w:ascii="Times New Roman" w:hAnsi="Times New Roman" w:cs="Times New Roman"/>
        </w:rPr>
      </w:pPr>
      <w:r w:rsidRPr="005615EE">
        <w:rPr>
          <w:rFonts w:ascii="Times New Roman" w:hAnsi="Times New Roman" w:cs="Times New Roman"/>
          <w:smallCaps/>
        </w:rPr>
        <w:t>Schoolmeesters, P.</w:t>
      </w:r>
      <w:r>
        <w:rPr>
          <w:rFonts w:ascii="Times New Roman" w:hAnsi="Times New Roman" w:cs="Times New Roman"/>
        </w:rPr>
        <w:t xml:space="preserve"> 2026:</w:t>
      </w:r>
      <w:r w:rsidRPr="001A7FF1">
        <w:rPr>
          <w:rFonts w:ascii="Times New Roman" w:hAnsi="Times New Roman" w:cs="Times New Roman"/>
        </w:rPr>
        <w:t xml:space="preserve"> World Scarabaeidae Database (version 2026-04-07). </w:t>
      </w:r>
      <w:r w:rsidRPr="005615EE">
        <w:rPr>
          <w:rFonts w:ascii="Times New Roman" w:hAnsi="Times New Roman" w:cs="Times New Roman"/>
          <w:smallCaps/>
        </w:rPr>
        <w:t>In O. Bánki, Y. Roskov, M. Döring, G. Ower, D. R. Hernández Robles, C. A. Plata Corredor, T. Stjernegaard Jeppesen, A. Örn, T. Pape, D. Hobern, S. Garnett, H. Little, R. E. DeWalt, J. Miller, T. Orrell, R. Aalbu, J. Abbott, C. Abreu, A. Acero P, et al.</w:t>
      </w:r>
      <w:r w:rsidRPr="001A7FF1">
        <w:rPr>
          <w:rFonts w:ascii="Times New Roman" w:hAnsi="Times New Roman" w:cs="Times New Roman"/>
        </w:rPr>
        <w:t>, Catalogue of Life (2026-04-18 XR). Catalogue of Life Foundation, Amsterdam, Netherlands.</w:t>
      </w:r>
    </w:p>
    <w:p w14:paraId="6B825A00" w14:textId="3BD36778" w:rsidR="00194E9E" w:rsidRPr="00194E9E" w:rsidRDefault="00194E9E" w:rsidP="00C73112">
      <w:pPr>
        <w:pStyle w:val="Bibliografie"/>
        <w:spacing w:after="0"/>
        <w:contextualSpacing/>
        <w:rPr>
          <w:rFonts w:ascii="Times New Roman" w:hAnsi="Times New Roman" w:cs="Times New Roman"/>
        </w:rPr>
      </w:pPr>
      <w:bookmarkStart w:id="48" w:name="ref-sommer2024"/>
      <w:bookmarkEnd w:id="47"/>
      <w:r>
        <w:rPr>
          <w:rFonts w:ascii="Times New Roman" w:hAnsi="Times New Roman" w:cs="Times New Roman"/>
          <w:smallCaps/>
        </w:rPr>
        <w:t>Rößner</w:t>
      </w:r>
      <w:r w:rsidRPr="00194E9E">
        <w:rPr>
          <w:rFonts w:ascii="Times New Roman" w:hAnsi="Times New Roman" w:cs="Times New Roman"/>
          <w:smallCaps/>
        </w:rPr>
        <w:t xml:space="preserve"> E. 2012: </w:t>
      </w:r>
      <w:r w:rsidRPr="00194E9E">
        <w:rPr>
          <w:rFonts w:ascii="Times New Roman" w:hAnsi="Times New Roman" w:cs="Times New Roman"/>
          <w:i/>
        </w:rPr>
        <w:t>Die Hirschkäfer und Blatthornkäfer Ostdeutschlands (Coleoptera: Scarabaeoidea)</w:t>
      </w:r>
      <w:r>
        <w:rPr>
          <w:rFonts w:ascii="Times New Roman" w:hAnsi="Times New Roman" w:cs="Times New Roman"/>
        </w:rPr>
        <w:t xml:space="preserve">. </w:t>
      </w:r>
      <w:r w:rsidRPr="00194E9E">
        <w:rPr>
          <w:rFonts w:ascii="Times New Roman" w:hAnsi="Times New Roman" w:cs="Times New Roman"/>
        </w:rPr>
        <w:t>Verein der Freunde und Förderer des Naturkundemuseums Erfurt, Erfurt, 505 pp.</w:t>
      </w:r>
    </w:p>
    <w:p w14:paraId="56CBB071" w14:textId="1132F8E0" w:rsidR="00E52C42" w:rsidRPr="00C73112" w:rsidRDefault="00372400" w:rsidP="00C73112">
      <w:pPr>
        <w:pStyle w:val="Bibliografie"/>
        <w:spacing w:after="0"/>
        <w:contextualSpacing/>
        <w:rPr>
          <w:rFonts w:ascii="Times New Roman" w:hAnsi="Times New Roman" w:cs="Times New Roman"/>
        </w:rPr>
      </w:pPr>
      <w:r w:rsidRPr="00C73112">
        <w:rPr>
          <w:rFonts w:ascii="Times New Roman" w:hAnsi="Times New Roman" w:cs="Times New Roman"/>
          <w:smallCaps/>
        </w:rPr>
        <w:t>Sommer D., Ambrožová L. &amp; Hrůzová L.</w:t>
      </w:r>
      <w:r w:rsidR="002F5C63" w:rsidRPr="00C73112">
        <w:rPr>
          <w:rFonts w:ascii="Times New Roman" w:hAnsi="Times New Roman" w:cs="Times New Roman"/>
        </w:rPr>
        <w:t xml:space="preserve"> 2022</w:t>
      </w:r>
      <w:r w:rsidRPr="00C73112">
        <w:rPr>
          <w:rFonts w:ascii="Times New Roman" w:hAnsi="Times New Roman" w:cs="Times New Roman"/>
        </w:rPr>
        <w:t>: Koprofágní brouci čeledí Geotrupidae a Scarabaeidae (Coleoptera) vybraných pasených lokalit na území hlavního města</w:t>
      </w:r>
      <w:r w:rsidR="00EC5F12" w:rsidRPr="00C73112">
        <w:rPr>
          <w:rFonts w:ascii="Times New Roman" w:hAnsi="Times New Roman" w:cs="Times New Roman"/>
        </w:rPr>
        <w:t xml:space="preserve"> Prahy s historickým přehledem</w:t>
      </w:r>
      <w:r w:rsidR="00EC4726">
        <w:rPr>
          <w:rFonts w:ascii="Times New Roman" w:hAnsi="Times New Roman" w:cs="Times New Roman"/>
        </w:rPr>
        <w:t>.</w:t>
      </w:r>
      <w:r w:rsidR="00EC5F12" w:rsidRPr="00C73112">
        <w:rPr>
          <w:rFonts w:ascii="Times New Roman" w:hAnsi="Times New Roman" w:cs="Times New Roman"/>
        </w:rPr>
        <w:t xml:space="preserve"> (</w:t>
      </w:r>
      <w:r w:rsidRPr="00C73112">
        <w:rPr>
          <w:rFonts w:ascii="Times New Roman" w:hAnsi="Times New Roman" w:cs="Times New Roman"/>
        </w:rPr>
        <w:t>Coprophagous Beetles of the families Geotrupidae and Scarabaeidae (Coleoptera) of selected grazed loca</w:t>
      </w:r>
      <w:r w:rsidR="00EC5F12" w:rsidRPr="00C73112">
        <w:rPr>
          <w:rFonts w:ascii="Times New Roman" w:hAnsi="Times New Roman" w:cs="Times New Roman"/>
        </w:rPr>
        <w:t>lities)</w:t>
      </w:r>
      <w:r w:rsidRPr="00C73112">
        <w:rPr>
          <w:rFonts w:ascii="Times New Roman" w:hAnsi="Times New Roman" w:cs="Times New Roman"/>
        </w:rPr>
        <w:t>.</w:t>
      </w:r>
      <w:r w:rsidR="002F5C63" w:rsidRPr="00C73112">
        <w:rPr>
          <w:rFonts w:ascii="Times New Roman" w:hAnsi="Times New Roman" w:cs="Times New Roman"/>
        </w:rPr>
        <w:t xml:space="preserve"> </w:t>
      </w:r>
      <w:r w:rsidR="002F5C63" w:rsidRPr="00C73112">
        <w:rPr>
          <w:rFonts w:ascii="Times New Roman" w:hAnsi="Times New Roman" w:cs="Times New Roman"/>
          <w:i/>
        </w:rPr>
        <w:t xml:space="preserve">Gazella </w:t>
      </w:r>
      <w:r w:rsidR="002F5C63" w:rsidRPr="00C73112">
        <w:rPr>
          <w:rFonts w:ascii="Times New Roman" w:hAnsi="Times New Roman" w:cs="Times New Roman"/>
          <w:b/>
        </w:rPr>
        <w:t>49</w:t>
      </w:r>
      <w:r w:rsidR="002F5C63" w:rsidRPr="00C73112">
        <w:rPr>
          <w:rFonts w:ascii="Times New Roman" w:hAnsi="Times New Roman" w:cs="Times New Roman"/>
        </w:rPr>
        <w:t>: 94</w:t>
      </w:r>
      <w:r w:rsidR="00EC4726" w:rsidRPr="00C73112">
        <w:rPr>
          <w:rFonts w:ascii="Times New Roman" w:hAnsi="Times New Roman" w:cs="Times New Roman"/>
        </w:rPr>
        <w:t>–</w:t>
      </w:r>
      <w:r w:rsidR="002F5C63" w:rsidRPr="00C73112">
        <w:rPr>
          <w:rFonts w:ascii="Times New Roman" w:hAnsi="Times New Roman" w:cs="Times New Roman"/>
        </w:rPr>
        <w:t>125</w:t>
      </w:r>
      <w:r w:rsidR="006A7840" w:rsidRPr="00C73112">
        <w:rPr>
          <w:rFonts w:ascii="Times New Roman" w:hAnsi="Times New Roman" w:cs="Times New Roman"/>
        </w:rPr>
        <w:t>.</w:t>
      </w:r>
    </w:p>
    <w:p w14:paraId="5F3CBC8F" w14:textId="048F5E91" w:rsidR="00E52C42" w:rsidRPr="00C73112" w:rsidRDefault="00372400" w:rsidP="00C73112">
      <w:pPr>
        <w:pStyle w:val="Bibliografie"/>
        <w:spacing w:after="0"/>
        <w:contextualSpacing/>
        <w:rPr>
          <w:rFonts w:ascii="Times New Roman" w:hAnsi="Times New Roman" w:cs="Times New Roman"/>
        </w:rPr>
      </w:pPr>
      <w:bookmarkStart w:id="49" w:name="ref-tesar1957"/>
      <w:bookmarkEnd w:id="48"/>
      <w:r w:rsidRPr="00C73112">
        <w:rPr>
          <w:rFonts w:ascii="Times New Roman" w:hAnsi="Times New Roman" w:cs="Times New Roman"/>
          <w:smallCaps/>
        </w:rPr>
        <w:t>Tesař Z.</w:t>
      </w:r>
      <w:r w:rsidRPr="00C73112">
        <w:rPr>
          <w:rFonts w:ascii="Times New Roman" w:hAnsi="Times New Roman" w:cs="Times New Roman"/>
        </w:rPr>
        <w:t xml:space="preserve"> 1957: </w:t>
      </w:r>
      <w:r w:rsidRPr="005F4484">
        <w:rPr>
          <w:rFonts w:ascii="Times New Roman" w:hAnsi="Times New Roman" w:cs="Times New Roman"/>
          <w:i/>
        </w:rPr>
        <w:t>Brouci listorozí, Lamellicornia. Díl II. Scarabaeidae–vrubounovití, Laparosticti</w:t>
      </w:r>
      <w:r w:rsidRPr="00C73112">
        <w:rPr>
          <w:rFonts w:ascii="Times New Roman" w:hAnsi="Times New Roman" w:cs="Times New Roman"/>
        </w:rPr>
        <w:t xml:space="preserve">. </w:t>
      </w:r>
      <w:r w:rsidR="00A26B58">
        <w:rPr>
          <w:rFonts w:ascii="Times New Roman" w:hAnsi="Times New Roman" w:cs="Times New Roman"/>
        </w:rPr>
        <w:t>(Lamellicorn beetles</w:t>
      </w:r>
      <w:r w:rsidR="00A26B58" w:rsidRPr="00A26B58">
        <w:rPr>
          <w:rFonts w:ascii="Times New Roman" w:hAnsi="Times New Roman" w:cs="Times New Roman"/>
        </w:rPr>
        <w:t xml:space="preserve">, Lamellicornia. </w:t>
      </w:r>
      <w:r w:rsidR="00A26B58">
        <w:rPr>
          <w:rFonts w:ascii="Times New Roman" w:hAnsi="Times New Roman" w:cs="Times New Roman"/>
        </w:rPr>
        <w:t xml:space="preserve">Part II. Scarabaeidae). </w:t>
      </w:r>
      <w:r w:rsidRPr="00C73112">
        <w:rPr>
          <w:rFonts w:ascii="Times New Roman" w:hAnsi="Times New Roman" w:cs="Times New Roman"/>
        </w:rPr>
        <w:t>Fauna ČSR 11. NČSAV, Praha</w:t>
      </w:r>
      <w:r w:rsidR="00A810C9" w:rsidRPr="00C73112">
        <w:rPr>
          <w:rFonts w:ascii="Times New Roman" w:hAnsi="Times New Roman" w:cs="Times New Roman"/>
        </w:rPr>
        <w:t>,</w:t>
      </w:r>
      <w:r w:rsidRPr="00C73112">
        <w:rPr>
          <w:rFonts w:ascii="Times New Roman" w:hAnsi="Times New Roman" w:cs="Times New Roman"/>
        </w:rPr>
        <w:t xml:space="preserve"> 326</w:t>
      </w:r>
      <w:r w:rsidR="00A810C9" w:rsidRPr="00C73112">
        <w:rPr>
          <w:rFonts w:ascii="Times New Roman" w:hAnsi="Times New Roman" w:cs="Times New Roman"/>
        </w:rPr>
        <w:t xml:space="preserve"> pp.</w:t>
      </w:r>
    </w:p>
    <w:p w14:paraId="381AAE2A" w14:textId="5AF9B329" w:rsidR="00E52C42" w:rsidRPr="00C73112" w:rsidRDefault="00372400" w:rsidP="00C73112">
      <w:pPr>
        <w:pStyle w:val="Bibliografie"/>
        <w:spacing w:after="0"/>
        <w:contextualSpacing/>
        <w:rPr>
          <w:rFonts w:ascii="Times New Roman" w:hAnsi="Times New Roman" w:cs="Times New Roman"/>
        </w:rPr>
      </w:pPr>
      <w:bookmarkStart w:id="50" w:name="ref-tyr2021soupis"/>
      <w:bookmarkEnd w:id="49"/>
      <w:r w:rsidRPr="00C73112">
        <w:rPr>
          <w:rFonts w:ascii="Times New Roman" w:hAnsi="Times New Roman" w:cs="Times New Roman"/>
          <w:smallCaps/>
        </w:rPr>
        <w:t>Týr V.</w:t>
      </w:r>
      <w:r w:rsidRPr="00C73112">
        <w:rPr>
          <w:rFonts w:ascii="Times New Roman" w:hAnsi="Times New Roman" w:cs="Times New Roman"/>
        </w:rPr>
        <w:t xml:space="preserve"> 2021: Soupis nálezů vrubounovitých brouků (Coleoptera: Scarabaeoidea) ze západních Čech. </w:t>
      </w:r>
      <w:r w:rsidR="008251CF" w:rsidRPr="00C73112">
        <w:rPr>
          <w:rFonts w:ascii="Times New Roman" w:hAnsi="Times New Roman" w:cs="Times New Roman"/>
        </w:rPr>
        <w:t>(</w:t>
      </w:r>
      <w:r w:rsidRPr="00C73112">
        <w:rPr>
          <w:rFonts w:ascii="Times New Roman" w:hAnsi="Times New Roman" w:cs="Times New Roman"/>
        </w:rPr>
        <w:t xml:space="preserve">Inventory of lamellicorn beetles (Coleoptera: Scarabaeoidea) from western Bohemia). </w:t>
      </w:r>
      <w:r w:rsidRPr="00C73112">
        <w:rPr>
          <w:rFonts w:ascii="Times New Roman" w:hAnsi="Times New Roman" w:cs="Times New Roman"/>
          <w:i/>
        </w:rPr>
        <w:t>Západočeské entomologické listy</w:t>
      </w:r>
      <w:r w:rsidRPr="00C73112">
        <w:rPr>
          <w:rFonts w:ascii="Times New Roman" w:hAnsi="Times New Roman" w:cs="Times New Roman"/>
        </w:rPr>
        <w:t xml:space="preserve"> </w:t>
      </w:r>
      <w:r w:rsidRPr="00C73112">
        <w:rPr>
          <w:rFonts w:ascii="Times New Roman" w:hAnsi="Times New Roman" w:cs="Times New Roman"/>
          <w:b/>
        </w:rPr>
        <w:t>Supplementum 2</w:t>
      </w:r>
      <w:r w:rsidRPr="00C73112">
        <w:rPr>
          <w:rFonts w:ascii="Times New Roman" w:hAnsi="Times New Roman" w:cs="Times New Roman"/>
        </w:rPr>
        <w:t>: 1–85.</w:t>
      </w:r>
      <w:bookmarkEnd w:id="34"/>
      <w:bookmarkEnd w:id="35"/>
      <w:bookmarkEnd w:id="50"/>
      <w:r w:rsidR="00684190" w:rsidRPr="00C73112">
        <w:rPr>
          <w:rFonts w:ascii="Times New Roman" w:hAnsi="Times New Roman" w:cs="Times New Roman"/>
        </w:rPr>
        <w:t xml:space="preserve"> Online: https://www.entolisty.cz.</w:t>
      </w:r>
    </w:p>
    <w:p w14:paraId="5B249A1A" w14:textId="77777777" w:rsidR="002A1A27" w:rsidRPr="0027087D" w:rsidRDefault="002A1A27" w:rsidP="002A1A27">
      <w:pPr>
        <w:pStyle w:val="Bezmezer"/>
        <w:rPr>
          <w:rFonts w:ascii="Times New Roman" w:hAnsi="Times New Roman" w:cs="Times New Roman"/>
          <w:sz w:val="24"/>
          <w:szCs w:val="24"/>
          <w:vertAlign w:val="subscript"/>
        </w:rPr>
      </w:pPr>
      <w:bookmarkStart w:id="51" w:name="přílohy"/>
      <w:r w:rsidRPr="0027087D">
        <w:rPr>
          <w:rFonts w:ascii="Times New Roman" w:hAnsi="Times New Roman" w:cs="Times New Roman"/>
          <w:smallCaps/>
          <w:sz w:val="24"/>
          <w:szCs w:val="24"/>
        </w:rPr>
        <w:t>Zahradník P.</w:t>
      </w:r>
      <w:r>
        <w:rPr>
          <w:rFonts w:ascii="Times New Roman" w:hAnsi="Times New Roman" w:cs="Times New Roman"/>
          <w:sz w:val="24"/>
          <w:szCs w:val="24"/>
        </w:rPr>
        <w:t xml:space="preserve"> 2017: </w:t>
      </w:r>
      <w:r>
        <w:rPr>
          <w:rFonts w:ascii="Times New Roman" w:hAnsi="Times New Roman" w:cs="Times New Roman"/>
          <w:i/>
          <w:sz w:val="24"/>
          <w:szCs w:val="24"/>
        </w:rPr>
        <w:t>Seznam brouků (Coleoptera) České republiky a Slovenska.</w:t>
      </w:r>
      <w:r>
        <w:rPr>
          <w:rFonts w:ascii="Times New Roman" w:hAnsi="Times New Roman" w:cs="Times New Roman"/>
          <w:sz w:val="24"/>
          <w:szCs w:val="24"/>
        </w:rPr>
        <w:t xml:space="preserve"> </w:t>
      </w:r>
      <w:r>
        <w:rPr>
          <w:rFonts w:ascii="Times New Roman" w:hAnsi="Times New Roman"/>
          <w:sz w:val="24"/>
          <w:szCs w:val="24"/>
        </w:rPr>
        <w:t>– Lesnická práce, 1–544. Kostelec nad Černými Lesy.</w:t>
      </w:r>
    </w:p>
    <w:p w14:paraId="15FE0AEF" w14:textId="77777777" w:rsidR="00EF6781" w:rsidRDefault="00EF6781" w:rsidP="00C73112">
      <w:pPr>
        <w:pStyle w:val="Zkladntext"/>
        <w:spacing w:before="0" w:after="0"/>
        <w:contextualSpacing/>
        <w:rPr>
          <w:rFonts w:ascii="Times New Roman" w:hAnsi="Times New Roman" w:cs="Times New Roman"/>
        </w:rPr>
      </w:pPr>
    </w:p>
    <w:p w14:paraId="796FAF63" w14:textId="77777777" w:rsidR="00EF6781" w:rsidRDefault="00EF6781" w:rsidP="00C73112">
      <w:pPr>
        <w:pStyle w:val="Zkladntext"/>
        <w:spacing w:before="0" w:after="0"/>
        <w:contextualSpacing/>
        <w:rPr>
          <w:rFonts w:ascii="Times New Roman" w:hAnsi="Times New Roman" w:cs="Times New Roman"/>
        </w:rPr>
      </w:pPr>
    </w:p>
    <w:p w14:paraId="74E2BC43" w14:textId="77777777" w:rsidR="00EF6781" w:rsidRDefault="00EF6781" w:rsidP="00C73112">
      <w:pPr>
        <w:pStyle w:val="Zkladntext"/>
        <w:spacing w:before="0" w:after="0"/>
        <w:contextualSpacing/>
        <w:rPr>
          <w:rFonts w:ascii="Times New Roman" w:hAnsi="Times New Roman" w:cs="Times New Roman"/>
        </w:rPr>
      </w:pPr>
    </w:p>
    <w:p w14:paraId="0CCF7961" w14:textId="78044B30" w:rsidR="00BA05D3" w:rsidRDefault="002F5C63" w:rsidP="00C73112">
      <w:pPr>
        <w:pStyle w:val="Zkladntext"/>
        <w:spacing w:before="0" w:after="0"/>
        <w:contextualSpacing/>
        <w:rPr>
          <w:rFonts w:ascii="Times New Roman" w:hAnsi="Times New Roman" w:cs="Times New Roman"/>
        </w:rPr>
      </w:pPr>
      <w:r w:rsidRPr="00C73112">
        <w:rPr>
          <w:rFonts w:ascii="Times New Roman" w:hAnsi="Times New Roman" w:cs="Times New Roman"/>
        </w:rPr>
        <w:t>Obr. 1</w:t>
      </w:r>
      <w:r w:rsidR="00BA05D3" w:rsidRPr="00C73112">
        <w:rPr>
          <w:rFonts w:ascii="Times New Roman" w:hAnsi="Times New Roman" w:cs="Times New Roman"/>
        </w:rPr>
        <w:t xml:space="preserve">. </w:t>
      </w:r>
      <w:r w:rsidR="00BA05D3" w:rsidRPr="00C73112">
        <w:rPr>
          <w:rFonts w:ascii="Times New Roman" w:hAnsi="Times New Roman" w:cs="Times New Roman"/>
          <w:i/>
          <w:iCs/>
        </w:rPr>
        <w:t>Euoniticellus fulvus</w:t>
      </w:r>
      <w:r w:rsidR="00BA05D3" w:rsidRPr="00C73112">
        <w:rPr>
          <w:rFonts w:ascii="Times New Roman" w:hAnsi="Times New Roman" w:cs="Times New Roman"/>
        </w:rPr>
        <w:t xml:space="preserve"> </w:t>
      </w:r>
      <w:r w:rsidR="008251CF" w:rsidRPr="00C73112">
        <w:rPr>
          <w:rFonts w:ascii="Times New Roman" w:hAnsi="Times New Roman" w:cs="Times New Roman"/>
        </w:rPr>
        <w:t>(</w:t>
      </w:r>
      <w:r w:rsidR="00BA05D3" w:rsidRPr="00C73112">
        <w:rPr>
          <w:rFonts w:ascii="Times New Roman" w:hAnsi="Times New Roman" w:cs="Times New Roman"/>
        </w:rPr>
        <w:t>Goeze, 1777</w:t>
      </w:r>
      <w:r w:rsidR="008251CF" w:rsidRPr="00C73112">
        <w:rPr>
          <w:rFonts w:ascii="Times New Roman" w:hAnsi="Times New Roman" w:cs="Times New Roman"/>
        </w:rPr>
        <w:t>)</w:t>
      </w:r>
      <w:r w:rsidR="00BA05D3" w:rsidRPr="00C73112">
        <w:rPr>
          <w:rFonts w:ascii="Times New Roman" w:hAnsi="Times New Roman" w:cs="Times New Roman"/>
        </w:rPr>
        <w:t xml:space="preserve"> z lokality Horšovská obora. Foto: V. Kolář</w:t>
      </w:r>
      <w:r w:rsidR="00EF6781">
        <w:rPr>
          <w:rFonts w:ascii="Times New Roman" w:hAnsi="Times New Roman" w:cs="Times New Roman"/>
        </w:rPr>
        <w:t>.</w:t>
      </w:r>
      <w:r w:rsidRPr="00C73112">
        <w:rPr>
          <w:rFonts w:ascii="Times New Roman" w:hAnsi="Times New Roman" w:cs="Times New Roman"/>
        </w:rPr>
        <w:br/>
        <w:t>Fig. 1</w:t>
      </w:r>
      <w:r w:rsidR="00BA05D3" w:rsidRPr="00C73112">
        <w:rPr>
          <w:rFonts w:ascii="Times New Roman" w:hAnsi="Times New Roman" w:cs="Times New Roman"/>
        </w:rPr>
        <w:t xml:space="preserve">. </w:t>
      </w:r>
      <w:r w:rsidR="00BA05D3" w:rsidRPr="00C73112">
        <w:rPr>
          <w:rFonts w:ascii="Times New Roman" w:hAnsi="Times New Roman" w:cs="Times New Roman"/>
          <w:i/>
          <w:iCs/>
        </w:rPr>
        <w:t>Euoniticellus fulvus</w:t>
      </w:r>
      <w:r w:rsidR="00BA05D3" w:rsidRPr="00C73112">
        <w:rPr>
          <w:rFonts w:ascii="Times New Roman" w:hAnsi="Times New Roman" w:cs="Times New Roman"/>
        </w:rPr>
        <w:t xml:space="preserve"> </w:t>
      </w:r>
      <w:r w:rsidR="00684190" w:rsidRPr="00C73112">
        <w:rPr>
          <w:rFonts w:ascii="Times New Roman" w:hAnsi="Times New Roman" w:cs="Times New Roman"/>
        </w:rPr>
        <w:t>(</w:t>
      </w:r>
      <w:r w:rsidR="00BA05D3" w:rsidRPr="00C73112">
        <w:rPr>
          <w:rFonts w:ascii="Times New Roman" w:hAnsi="Times New Roman" w:cs="Times New Roman"/>
        </w:rPr>
        <w:t>Goeze, 1777</w:t>
      </w:r>
      <w:r w:rsidR="00684190" w:rsidRPr="00C73112">
        <w:rPr>
          <w:rFonts w:ascii="Times New Roman" w:hAnsi="Times New Roman" w:cs="Times New Roman"/>
        </w:rPr>
        <w:t>)</w:t>
      </w:r>
      <w:r w:rsidR="00BA05D3" w:rsidRPr="00C73112">
        <w:rPr>
          <w:rFonts w:ascii="Times New Roman" w:hAnsi="Times New Roman" w:cs="Times New Roman"/>
        </w:rPr>
        <w:t xml:space="preserve"> from the former Horšov game reserve site. Photo: V. Kolář</w:t>
      </w:r>
      <w:r w:rsidR="00EF6781">
        <w:rPr>
          <w:rFonts w:ascii="Times New Roman" w:hAnsi="Times New Roman" w:cs="Times New Roman"/>
        </w:rPr>
        <w:t>.</w:t>
      </w:r>
    </w:p>
    <w:p w14:paraId="66A89385" w14:textId="77777777" w:rsidR="00EF6781" w:rsidRPr="00C73112" w:rsidRDefault="00EF6781" w:rsidP="00C73112">
      <w:pPr>
        <w:pStyle w:val="Zkladntext"/>
        <w:spacing w:before="0" w:after="0"/>
        <w:contextualSpacing/>
        <w:rPr>
          <w:rFonts w:ascii="Times New Roman" w:hAnsi="Times New Roman" w:cs="Times New Roman"/>
        </w:rPr>
      </w:pPr>
    </w:p>
    <w:p w14:paraId="2FBE3200" w14:textId="410DDD6D" w:rsidR="002F5C63" w:rsidRDefault="002F5C63" w:rsidP="00C73112">
      <w:pPr>
        <w:pStyle w:val="Zkladntext"/>
        <w:spacing w:before="0" w:after="0"/>
        <w:contextualSpacing/>
        <w:rPr>
          <w:rFonts w:ascii="Times New Roman" w:hAnsi="Times New Roman" w:cs="Times New Roman"/>
        </w:rPr>
      </w:pPr>
      <w:commentRangeStart w:id="52"/>
      <w:r w:rsidRPr="00C73112">
        <w:rPr>
          <w:rFonts w:ascii="Times New Roman" w:hAnsi="Times New Roman" w:cs="Times New Roman"/>
        </w:rPr>
        <w:t xml:space="preserve">Obr. </w:t>
      </w:r>
      <w:commentRangeEnd w:id="52"/>
      <w:r w:rsidR="006760C8" w:rsidRPr="00C73112">
        <w:rPr>
          <w:rStyle w:val="Odkaznakoment"/>
          <w:rFonts w:ascii="Times New Roman" w:hAnsi="Times New Roman" w:cs="Times New Roman"/>
          <w:sz w:val="24"/>
          <w:szCs w:val="24"/>
        </w:rPr>
        <w:commentReference w:id="52"/>
      </w:r>
      <w:r w:rsidRPr="00C73112">
        <w:rPr>
          <w:rFonts w:ascii="Times New Roman" w:hAnsi="Times New Roman" w:cs="Times New Roman"/>
        </w:rPr>
        <w:t>2</w:t>
      </w:r>
      <w:r w:rsidR="00BA05D3" w:rsidRPr="00C73112">
        <w:rPr>
          <w:rFonts w:ascii="Times New Roman" w:hAnsi="Times New Roman" w:cs="Times New Roman"/>
        </w:rPr>
        <w:t xml:space="preserve">. </w:t>
      </w:r>
      <w:r w:rsidR="00BE0A96" w:rsidRPr="00C73112">
        <w:rPr>
          <w:rFonts w:ascii="Times New Roman" w:hAnsi="Times New Roman" w:cs="Times New Roman"/>
        </w:rPr>
        <w:t xml:space="preserve">Rozšíření druhu </w:t>
      </w:r>
      <w:r w:rsidR="00BA05D3" w:rsidRPr="00C73112">
        <w:rPr>
          <w:rFonts w:ascii="Times New Roman" w:hAnsi="Times New Roman" w:cs="Times New Roman"/>
          <w:i/>
          <w:iCs/>
        </w:rPr>
        <w:t>Euoniticellus fulvus</w:t>
      </w:r>
      <w:r w:rsidR="00BA05D3" w:rsidRPr="00C73112">
        <w:rPr>
          <w:rFonts w:ascii="Times New Roman" w:hAnsi="Times New Roman" w:cs="Times New Roman"/>
        </w:rPr>
        <w:t xml:space="preserve"> v Česku; šedé čtverce</w:t>
      </w:r>
      <w:r w:rsidR="00661DF3" w:rsidRPr="00C73112">
        <w:rPr>
          <w:rFonts w:ascii="Times New Roman" w:hAnsi="Times New Roman" w:cs="Times New Roman"/>
        </w:rPr>
        <w:t xml:space="preserve"> – </w:t>
      </w:r>
      <w:r w:rsidR="00BA05D3" w:rsidRPr="00C73112">
        <w:rPr>
          <w:rFonts w:ascii="Times New Roman" w:hAnsi="Times New Roman" w:cs="Times New Roman"/>
        </w:rPr>
        <w:t xml:space="preserve">nálezy před rokem 1975; tečky </w:t>
      </w:r>
      <w:r w:rsidR="00661DF3" w:rsidRPr="00C73112">
        <w:rPr>
          <w:rFonts w:ascii="Times New Roman" w:hAnsi="Times New Roman" w:cs="Times New Roman"/>
        </w:rPr>
        <w:t xml:space="preserve">– </w:t>
      </w:r>
      <w:r w:rsidR="00BA05D3" w:rsidRPr="00C73112">
        <w:rPr>
          <w:rFonts w:ascii="Times New Roman" w:hAnsi="Times New Roman" w:cs="Times New Roman"/>
        </w:rPr>
        <w:t xml:space="preserve">nálezy od roku 1975; publikované údaje podle </w:t>
      </w:r>
      <w:r w:rsidR="00AD61F6">
        <w:rPr>
          <w:rFonts w:ascii="Times New Roman" w:hAnsi="Times New Roman" w:cs="Times New Roman"/>
          <w:smallCaps/>
        </w:rPr>
        <w:t>Král &amp; Vittner</w:t>
      </w:r>
      <w:r w:rsidR="00AD61F6">
        <w:rPr>
          <w:rFonts w:ascii="Times New Roman" w:hAnsi="Times New Roman" w:cs="Times New Roman"/>
        </w:rPr>
        <w:t xml:space="preserve"> 1993, </w:t>
      </w:r>
      <w:r w:rsidR="00AD61F6" w:rsidRPr="00C73112">
        <w:rPr>
          <w:rFonts w:ascii="Times New Roman" w:hAnsi="Times New Roman" w:cs="Times New Roman"/>
          <w:smallCaps/>
        </w:rPr>
        <w:t xml:space="preserve">Juřena </w:t>
      </w:r>
      <w:r w:rsidR="00AD61F6">
        <w:rPr>
          <w:rFonts w:ascii="Times New Roman" w:hAnsi="Times New Roman" w:cs="Times New Roman"/>
        </w:rPr>
        <w:t>et al. (2000</w:t>
      </w:r>
      <w:r w:rsidR="00AD61F6" w:rsidRPr="00C73112">
        <w:rPr>
          <w:rFonts w:ascii="Times New Roman" w:hAnsi="Times New Roman" w:cs="Times New Roman"/>
        </w:rPr>
        <w:t>)</w:t>
      </w:r>
      <w:r w:rsidR="00AD61F6">
        <w:rPr>
          <w:rFonts w:ascii="Times New Roman" w:hAnsi="Times New Roman" w:cs="Times New Roman"/>
        </w:rPr>
        <w:t xml:space="preserve">, </w:t>
      </w:r>
      <w:commentRangeStart w:id="53"/>
      <w:r w:rsidR="00EC5F12" w:rsidRPr="00C73112">
        <w:rPr>
          <w:rFonts w:ascii="Times New Roman" w:hAnsi="Times New Roman" w:cs="Times New Roman"/>
          <w:smallCaps/>
        </w:rPr>
        <w:t xml:space="preserve">Juřena </w:t>
      </w:r>
      <w:r w:rsidR="00EC5F12" w:rsidRPr="00C73112">
        <w:rPr>
          <w:rFonts w:ascii="Times New Roman" w:hAnsi="Times New Roman" w:cs="Times New Roman"/>
        </w:rPr>
        <w:t xml:space="preserve">et al. (2008), </w:t>
      </w:r>
      <w:r w:rsidR="00EC5F12" w:rsidRPr="00C73112">
        <w:rPr>
          <w:rFonts w:ascii="Times New Roman" w:hAnsi="Times New Roman" w:cs="Times New Roman"/>
          <w:smallCaps/>
        </w:rPr>
        <w:t xml:space="preserve">Peřinková &amp; Fischer </w:t>
      </w:r>
      <w:r w:rsidR="00EC5F12" w:rsidRPr="00C73112">
        <w:rPr>
          <w:rFonts w:ascii="Times New Roman" w:hAnsi="Times New Roman" w:cs="Times New Roman"/>
        </w:rPr>
        <w:t xml:space="preserve"> (2010), </w:t>
      </w:r>
      <w:r w:rsidR="00EC5F12" w:rsidRPr="00C73112">
        <w:rPr>
          <w:rFonts w:ascii="Times New Roman" w:hAnsi="Times New Roman" w:cs="Times New Roman"/>
          <w:smallCaps/>
        </w:rPr>
        <w:t>Mertlik (2019, 2020),</w:t>
      </w:r>
      <w:del w:id="54" w:author="Bolbelasmus" w:date="2026-05-17T09:02:00Z">
        <w:r w:rsidR="00EC5F12" w:rsidRPr="00C73112" w:rsidDel="006760C8">
          <w:rPr>
            <w:rFonts w:ascii="Times New Roman" w:hAnsi="Times New Roman" w:cs="Times New Roman"/>
            <w:smallCaps/>
          </w:rPr>
          <w:delText xml:space="preserve"> </w:delText>
        </w:r>
      </w:del>
      <w:r w:rsidR="00EC5F12" w:rsidRPr="00C73112">
        <w:rPr>
          <w:rFonts w:ascii="Times New Roman" w:hAnsi="Times New Roman" w:cs="Times New Roman"/>
          <w:smallCaps/>
        </w:rPr>
        <w:t xml:space="preserve"> Ambrožová (2021), Týr (2021)</w:t>
      </w:r>
      <w:r w:rsidR="00BA05D3" w:rsidRPr="00C73112">
        <w:rPr>
          <w:rFonts w:ascii="Times New Roman" w:hAnsi="Times New Roman" w:cs="Times New Roman"/>
        </w:rPr>
        <w:t xml:space="preserve">, </w:t>
      </w:r>
      <w:r w:rsidR="00AD61F6">
        <w:rPr>
          <w:rFonts w:ascii="Times New Roman" w:hAnsi="Times New Roman" w:cs="Times New Roman"/>
          <w:smallCaps/>
        </w:rPr>
        <w:t xml:space="preserve">Hrůzová </w:t>
      </w:r>
      <w:r w:rsidR="00F9456A" w:rsidRPr="00C73112">
        <w:rPr>
          <w:rFonts w:ascii="Times New Roman" w:hAnsi="Times New Roman" w:cs="Times New Roman"/>
        </w:rPr>
        <w:t xml:space="preserve">et al. </w:t>
      </w:r>
      <w:r w:rsidR="00AD61F6">
        <w:rPr>
          <w:rFonts w:ascii="Times New Roman" w:hAnsi="Times New Roman" w:cs="Times New Roman"/>
          <w:smallCaps/>
        </w:rPr>
        <w:t>(2023), S</w:t>
      </w:r>
      <w:r w:rsidR="00BA05D3" w:rsidRPr="00C73112">
        <w:rPr>
          <w:rFonts w:ascii="Times New Roman" w:hAnsi="Times New Roman" w:cs="Times New Roman"/>
          <w:smallCaps/>
        </w:rPr>
        <w:t xml:space="preserve">ommer </w:t>
      </w:r>
      <w:r w:rsidR="00EC5F12" w:rsidRPr="00C73112">
        <w:rPr>
          <w:rFonts w:ascii="Times New Roman" w:hAnsi="Times New Roman" w:cs="Times New Roman"/>
        </w:rPr>
        <w:t>et al. (202</w:t>
      </w:r>
      <w:r w:rsidR="006760C8">
        <w:rPr>
          <w:rFonts w:ascii="Times New Roman" w:hAnsi="Times New Roman" w:cs="Times New Roman"/>
        </w:rPr>
        <w:t>3</w:t>
      </w:r>
      <w:r w:rsidR="00EC5F12" w:rsidRPr="00C73112">
        <w:rPr>
          <w:rFonts w:ascii="Times New Roman" w:hAnsi="Times New Roman" w:cs="Times New Roman"/>
        </w:rPr>
        <w:t>)</w:t>
      </w:r>
      <w:r w:rsidR="00AD61F6" w:rsidRPr="00C73112">
        <w:rPr>
          <w:rFonts w:ascii="Times New Roman" w:hAnsi="Times New Roman" w:cs="Times New Roman"/>
          <w:smallCaps/>
        </w:rPr>
        <w:t xml:space="preserve">, Koštíř </w:t>
      </w:r>
      <w:r w:rsidR="00AD61F6" w:rsidRPr="00C73112">
        <w:rPr>
          <w:rFonts w:ascii="Times New Roman" w:hAnsi="Times New Roman" w:cs="Times New Roman"/>
        </w:rPr>
        <w:t xml:space="preserve"> (2024)</w:t>
      </w:r>
      <w:r w:rsidR="00EC5F12" w:rsidRPr="00C73112">
        <w:rPr>
          <w:rFonts w:ascii="Times New Roman" w:hAnsi="Times New Roman" w:cs="Times New Roman"/>
        </w:rPr>
        <w:t xml:space="preserve"> </w:t>
      </w:r>
      <w:r w:rsidR="00BA05D3" w:rsidRPr="00C73112">
        <w:rPr>
          <w:rFonts w:ascii="Times New Roman" w:hAnsi="Times New Roman" w:cs="Times New Roman"/>
        </w:rPr>
        <w:t xml:space="preserve">a </w:t>
      </w:r>
      <w:r w:rsidR="00EC5F12" w:rsidRPr="00C73112">
        <w:rPr>
          <w:rFonts w:ascii="Times New Roman" w:hAnsi="Times New Roman" w:cs="Times New Roman"/>
        </w:rPr>
        <w:t>AOPK ČR (2025</w:t>
      </w:r>
      <w:commentRangeEnd w:id="53"/>
      <w:r w:rsidR="006760C8" w:rsidRPr="00C73112">
        <w:rPr>
          <w:rStyle w:val="Odkaznakoment"/>
          <w:rFonts w:ascii="Times New Roman" w:hAnsi="Times New Roman" w:cs="Times New Roman"/>
          <w:sz w:val="24"/>
          <w:szCs w:val="24"/>
        </w:rPr>
        <w:commentReference w:id="53"/>
      </w:r>
      <w:r w:rsidR="00EC5F12" w:rsidRPr="00C73112">
        <w:rPr>
          <w:rFonts w:ascii="Times New Roman" w:hAnsi="Times New Roman" w:cs="Times New Roman"/>
        </w:rPr>
        <w:t>)</w:t>
      </w:r>
      <w:r w:rsidR="00BA05D3" w:rsidRPr="00C73112">
        <w:rPr>
          <w:rFonts w:ascii="Times New Roman" w:hAnsi="Times New Roman" w:cs="Times New Roman"/>
        </w:rPr>
        <w:t>.</w:t>
      </w:r>
      <w:r w:rsidRPr="00C73112">
        <w:rPr>
          <w:rFonts w:ascii="Times New Roman" w:hAnsi="Times New Roman" w:cs="Times New Roman"/>
        </w:rPr>
        <w:br/>
        <w:t>Fig. 2</w:t>
      </w:r>
      <w:r w:rsidR="00BA05D3" w:rsidRPr="00C73112">
        <w:rPr>
          <w:rFonts w:ascii="Times New Roman" w:hAnsi="Times New Roman" w:cs="Times New Roman"/>
        </w:rPr>
        <w:t xml:space="preserve">. Distribution of </w:t>
      </w:r>
      <w:r w:rsidR="00BA05D3" w:rsidRPr="00C73112">
        <w:rPr>
          <w:rFonts w:ascii="Times New Roman" w:hAnsi="Times New Roman" w:cs="Times New Roman"/>
          <w:i/>
          <w:iCs/>
        </w:rPr>
        <w:t>Euoniticellus fulvus</w:t>
      </w:r>
      <w:r w:rsidR="00BA05D3" w:rsidRPr="00C73112">
        <w:rPr>
          <w:rFonts w:ascii="Times New Roman" w:hAnsi="Times New Roman" w:cs="Times New Roman"/>
        </w:rPr>
        <w:t xml:space="preserve"> in Czechia; grey </w:t>
      </w:r>
      <w:r w:rsidR="00E17C9F" w:rsidRPr="00C73112">
        <w:rPr>
          <w:rFonts w:ascii="Times New Roman" w:hAnsi="Times New Roman" w:cs="Times New Roman"/>
        </w:rPr>
        <w:t xml:space="preserve">squares </w:t>
      </w:r>
      <w:r w:rsidR="00661DF3" w:rsidRPr="00C73112">
        <w:rPr>
          <w:rFonts w:ascii="Times New Roman" w:hAnsi="Times New Roman" w:cs="Times New Roman"/>
        </w:rPr>
        <w:t>–</w:t>
      </w:r>
      <w:r w:rsidR="00BA05D3" w:rsidRPr="00C73112">
        <w:rPr>
          <w:rFonts w:ascii="Times New Roman" w:hAnsi="Times New Roman" w:cs="Times New Roman"/>
        </w:rPr>
        <w:t xml:space="preserve"> occurrence before 1975; dots </w:t>
      </w:r>
      <w:r w:rsidR="00661DF3" w:rsidRPr="00C73112">
        <w:rPr>
          <w:rFonts w:ascii="Times New Roman" w:hAnsi="Times New Roman" w:cs="Times New Roman"/>
        </w:rPr>
        <w:t>–</w:t>
      </w:r>
      <w:r w:rsidR="00BA05D3" w:rsidRPr="00C73112">
        <w:rPr>
          <w:rFonts w:ascii="Times New Roman" w:hAnsi="Times New Roman" w:cs="Times New Roman"/>
        </w:rPr>
        <w:t xml:space="preserve"> occurrence from 1975; published records </w:t>
      </w:r>
      <w:r w:rsidR="00E17C9F" w:rsidRPr="00C73112">
        <w:rPr>
          <w:rFonts w:ascii="Times New Roman" w:hAnsi="Times New Roman" w:cs="Times New Roman"/>
        </w:rPr>
        <w:t>after</w:t>
      </w:r>
      <w:r w:rsidR="00EC5F12" w:rsidRPr="00C73112">
        <w:rPr>
          <w:rFonts w:ascii="Times New Roman" w:hAnsi="Times New Roman" w:cs="Times New Roman"/>
        </w:rPr>
        <w:t xml:space="preserve"> </w:t>
      </w:r>
      <w:r w:rsidR="00932CF1" w:rsidRPr="00456722">
        <w:rPr>
          <w:rFonts w:ascii="Times New Roman" w:hAnsi="Times New Roman" w:cs="Times New Roman"/>
          <w:smallCaps/>
        </w:rPr>
        <w:t>Král &amp; Vittner</w:t>
      </w:r>
      <w:r w:rsidR="00932CF1" w:rsidRPr="00456722">
        <w:rPr>
          <w:rFonts w:ascii="Times New Roman" w:hAnsi="Times New Roman" w:cs="Times New Roman"/>
        </w:rPr>
        <w:t xml:space="preserve"> 1993, </w:t>
      </w:r>
      <w:r w:rsidR="00932CF1" w:rsidRPr="00456722">
        <w:rPr>
          <w:rFonts w:ascii="Times New Roman" w:hAnsi="Times New Roman" w:cs="Times New Roman"/>
          <w:smallCaps/>
        </w:rPr>
        <w:t xml:space="preserve">Juřena </w:t>
      </w:r>
      <w:r w:rsidR="00932CF1" w:rsidRPr="00456722">
        <w:rPr>
          <w:rFonts w:ascii="Times New Roman" w:hAnsi="Times New Roman" w:cs="Times New Roman"/>
        </w:rPr>
        <w:t xml:space="preserve">et al. (2000), </w:t>
      </w:r>
      <w:r w:rsidR="00932CF1" w:rsidRPr="00456722">
        <w:rPr>
          <w:rFonts w:ascii="Times New Roman" w:hAnsi="Times New Roman" w:cs="Times New Roman"/>
          <w:smallCaps/>
        </w:rPr>
        <w:t xml:space="preserve">Juřena </w:t>
      </w:r>
      <w:r w:rsidR="00932CF1" w:rsidRPr="00456722">
        <w:rPr>
          <w:rFonts w:ascii="Times New Roman" w:hAnsi="Times New Roman" w:cs="Times New Roman"/>
        </w:rPr>
        <w:t xml:space="preserve">et al. (2008), </w:t>
      </w:r>
      <w:r w:rsidR="00932CF1" w:rsidRPr="00456722">
        <w:rPr>
          <w:rFonts w:ascii="Times New Roman" w:hAnsi="Times New Roman" w:cs="Times New Roman"/>
          <w:smallCaps/>
        </w:rPr>
        <w:t xml:space="preserve">Peřinková &amp; Fischer </w:t>
      </w:r>
      <w:r w:rsidR="00932CF1" w:rsidRPr="00456722">
        <w:rPr>
          <w:rFonts w:ascii="Times New Roman" w:hAnsi="Times New Roman" w:cs="Times New Roman"/>
        </w:rPr>
        <w:t xml:space="preserve"> (2010), </w:t>
      </w:r>
      <w:r w:rsidR="00932CF1" w:rsidRPr="00456722">
        <w:rPr>
          <w:rFonts w:ascii="Times New Roman" w:hAnsi="Times New Roman" w:cs="Times New Roman"/>
          <w:smallCaps/>
        </w:rPr>
        <w:t>Mertlik (2019, 2020), Ambrožová (2021), Týr (2021)</w:t>
      </w:r>
      <w:r w:rsidR="00932CF1" w:rsidRPr="00456722">
        <w:rPr>
          <w:rFonts w:ascii="Times New Roman" w:hAnsi="Times New Roman" w:cs="Times New Roman"/>
        </w:rPr>
        <w:t xml:space="preserve">, </w:t>
      </w:r>
      <w:r w:rsidR="00932CF1" w:rsidRPr="00456722">
        <w:rPr>
          <w:rFonts w:ascii="Times New Roman" w:hAnsi="Times New Roman" w:cs="Times New Roman"/>
          <w:smallCaps/>
        </w:rPr>
        <w:t xml:space="preserve">Hrůzová </w:t>
      </w:r>
      <w:r w:rsidR="00932CF1" w:rsidRPr="00456722">
        <w:rPr>
          <w:rFonts w:ascii="Times New Roman" w:hAnsi="Times New Roman" w:cs="Times New Roman"/>
        </w:rPr>
        <w:t xml:space="preserve">et al. </w:t>
      </w:r>
      <w:r w:rsidR="00932CF1" w:rsidRPr="00456722">
        <w:rPr>
          <w:rFonts w:ascii="Times New Roman" w:hAnsi="Times New Roman" w:cs="Times New Roman"/>
          <w:smallCaps/>
        </w:rPr>
        <w:t xml:space="preserve">(2023), Sommer </w:t>
      </w:r>
      <w:r w:rsidR="00932CF1" w:rsidRPr="00456722">
        <w:rPr>
          <w:rFonts w:ascii="Times New Roman" w:hAnsi="Times New Roman" w:cs="Times New Roman"/>
        </w:rPr>
        <w:t>et al. (2023)</w:t>
      </w:r>
      <w:r w:rsidR="00932CF1" w:rsidRPr="00456722">
        <w:rPr>
          <w:rFonts w:ascii="Times New Roman" w:hAnsi="Times New Roman" w:cs="Times New Roman"/>
          <w:smallCaps/>
        </w:rPr>
        <w:t xml:space="preserve">, Koštíř </w:t>
      </w:r>
      <w:r w:rsidR="00932CF1" w:rsidRPr="00456722">
        <w:rPr>
          <w:rFonts w:ascii="Times New Roman" w:hAnsi="Times New Roman" w:cs="Times New Roman"/>
        </w:rPr>
        <w:t xml:space="preserve"> (2024) a AOPK ČR (2025)</w:t>
      </w:r>
    </w:p>
    <w:p w14:paraId="0FE6FF32" w14:textId="77777777" w:rsidR="00EF6781" w:rsidRPr="00C73112" w:rsidRDefault="00EF6781" w:rsidP="00C73112">
      <w:pPr>
        <w:pStyle w:val="Zkladntext"/>
        <w:spacing w:before="0" w:after="0"/>
        <w:contextualSpacing/>
        <w:rPr>
          <w:rFonts w:ascii="Times New Roman" w:hAnsi="Times New Roman" w:cs="Times New Roman"/>
        </w:rPr>
      </w:pPr>
    </w:p>
    <w:p w14:paraId="667B3592" w14:textId="126E07E6" w:rsidR="00BA05D3" w:rsidRPr="00C73112" w:rsidRDefault="002F5C63" w:rsidP="00C73112">
      <w:pPr>
        <w:pStyle w:val="FirstParagraph"/>
        <w:spacing w:before="0" w:after="0"/>
        <w:contextualSpacing/>
        <w:rPr>
          <w:rFonts w:ascii="Times New Roman" w:hAnsi="Times New Roman" w:cs="Times New Roman"/>
        </w:rPr>
      </w:pPr>
      <w:r w:rsidRPr="00C73112">
        <w:rPr>
          <w:rFonts w:ascii="Times New Roman" w:hAnsi="Times New Roman" w:cs="Times New Roman"/>
        </w:rPr>
        <w:t>Obr. 3. Bývalá Horšovská obora. Foto: J. Gaigr</w:t>
      </w:r>
      <w:r w:rsidR="00EF6781">
        <w:rPr>
          <w:rFonts w:ascii="Times New Roman" w:hAnsi="Times New Roman" w:cs="Times New Roman"/>
        </w:rPr>
        <w:t>.</w:t>
      </w:r>
      <w:r w:rsidRPr="00C73112">
        <w:rPr>
          <w:rFonts w:ascii="Times New Roman" w:hAnsi="Times New Roman" w:cs="Times New Roman"/>
        </w:rPr>
        <w:br/>
        <w:t>Fig. 3. Former Horšov game reserve. Photo: J. Gaigr</w:t>
      </w:r>
      <w:bookmarkEnd w:id="51"/>
      <w:r w:rsidR="00EF6781">
        <w:rPr>
          <w:rFonts w:ascii="Times New Roman" w:hAnsi="Times New Roman" w:cs="Times New Roman"/>
        </w:rPr>
        <w:t>.</w:t>
      </w:r>
    </w:p>
    <w:sectPr w:rsidR="00BA05D3" w:rsidRPr="00C73112">
      <w:pgSz w:w="12240" w:h="15840"/>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Bolbelasmus" w:date="2026-05-17T08:30:00Z" w:initials="U">
    <w:p w14:paraId="764B7A59" w14:textId="555A032E" w:rsidR="00A57528" w:rsidRDefault="00A57528" w:rsidP="00A57528">
      <w:pPr>
        <w:pStyle w:val="Textkomente"/>
      </w:pPr>
      <w:r>
        <w:rPr>
          <w:rStyle w:val="Odkaznakoment"/>
        </w:rPr>
        <w:annotationRef/>
      </w:r>
      <w:r>
        <w:t>je to k uvážení, dle Kliment 1899 je ten název takovýto</w:t>
      </w:r>
    </w:p>
    <w:p w14:paraId="7938D074" w14:textId="13A1DCB1" w:rsidR="005A2FE0" w:rsidRDefault="005A2FE0" w:rsidP="00A57528">
      <w:pPr>
        <w:pStyle w:val="Textkomente"/>
      </w:pPr>
    </w:p>
    <w:p w14:paraId="439C312A" w14:textId="7CD29D97" w:rsidR="005A2FE0" w:rsidRDefault="005A2FE0" w:rsidP="00A57528">
      <w:pPr>
        <w:pStyle w:val="Textkomente"/>
      </w:pPr>
      <w:r w:rsidRPr="005A2FE0">
        <w:rPr>
          <w:b/>
        </w:rPr>
        <w:t>SB:</w:t>
      </w:r>
      <w:r>
        <w:t xml:space="preserve"> anglicky by jméno druhu mělo být „sandy dung beetle“</w:t>
      </w:r>
    </w:p>
  </w:comment>
  <w:comment w:id="2" w:author="Bolbelasmus" w:date="2026-05-17T09:05:00Z" w:initials="U">
    <w:p w14:paraId="3C51D816" w14:textId="79E4E8BF" w:rsidR="006760C8" w:rsidRDefault="006760C8" w:rsidP="006760C8">
      <w:pPr>
        <w:pStyle w:val="Textkomente"/>
      </w:pPr>
      <w:r>
        <w:rPr>
          <w:rStyle w:val="Odkaznakoment"/>
        </w:rPr>
        <w:annotationRef/>
      </w:r>
      <w:r>
        <w:t xml:space="preserve">anglický </w:t>
      </w:r>
      <w:r w:rsidR="006737FA">
        <w:t>n</w:t>
      </w:r>
      <w:r>
        <w:t>ázev?</w:t>
      </w:r>
    </w:p>
  </w:comment>
  <w:comment w:id="4" w:author="Bolbelasmus" w:date="2026-05-17T08:35:00Z" w:initials="U">
    <w:p w14:paraId="7020A217" w14:textId="77777777" w:rsidR="00A57528" w:rsidRDefault="00A57528" w:rsidP="00A57528">
      <w:pPr>
        <w:pStyle w:val="Textkomente"/>
      </w:pPr>
      <w:r>
        <w:rPr>
          <w:rStyle w:val="Odkaznakoment"/>
        </w:rPr>
        <w:annotationRef/>
      </w:r>
      <w:r>
        <w:t>obecně je za minimum považováno 5 klíčových slov… běžně 5-7, která navíc nejsou použita v názvu článku… vyhledávače dnes fungují na kombinaci vyhledávání v názvu a klíčových slovech, tím se rozšíří šance, že ve vyhledávání nějaké slovo bude bud v názvu nebo v keywords</w:t>
      </w:r>
    </w:p>
  </w:comment>
  <w:comment w:id="10" w:author="Bolbelasmus" w:date="2026-05-17T08:38:00Z" w:initials="U">
    <w:p w14:paraId="377F084F" w14:textId="77777777" w:rsidR="005243CC" w:rsidRDefault="005243CC" w:rsidP="005243CC">
      <w:pPr>
        <w:pStyle w:val="Textkomente"/>
      </w:pPr>
      <w:r>
        <w:rPr>
          <w:rStyle w:val="Odkaznakoment"/>
        </w:rPr>
        <w:annotationRef/>
      </w:r>
      <w:r>
        <w:t>citace? Tesař? Balthasar?</w:t>
      </w:r>
    </w:p>
  </w:comment>
  <w:comment w:id="11" w:author="Bolbelasmus" w:date="2026-05-17T08:39:00Z" w:initials="U">
    <w:p w14:paraId="2F7C4A59" w14:textId="77777777" w:rsidR="005243CC" w:rsidRDefault="005243CC" w:rsidP="005243CC">
      <w:pPr>
        <w:pStyle w:val="Textkomente"/>
      </w:pPr>
      <w:r>
        <w:rPr>
          <w:rStyle w:val="Odkaznakoment"/>
        </w:rPr>
        <w:annotationRef/>
      </w:r>
      <w:r>
        <w:t>doplnit citaci posledního vydání Palearktického katalogu a Schoolmeesterse</w:t>
      </w:r>
    </w:p>
  </w:comment>
  <w:comment w:id="12" w:author="Bolbelasmus" w:date="2026-05-17T08:39:00Z" w:initials="U">
    <w:p w14:paraId="063FAA79" w14:textId="77777777" w:rsidR="005243CC" w:rsidRDefault="005243CC" w:rsidP="005243CC">
      <w:pPr>
        <w:pStyle w:val="Textkomente"/>
      </w:pPr>
      <w:r>
        <w:rPr>
          <w:rStyle w:val="Odkaznakoment"/>
        </w:rPr>
        <w:annotationRef/>
      </w:r>
      <w:r>
        <w:t>citace?</w:t>
      </w:r>
    </w:p>
  </w:comment>
  <w:comment w:id="13" w:author="Bolbelasmus" w:date="2026-05-17T08:40:00Z" w:initials="U">
    <w:p w14:paraId="6AA24EFA" w14:textId="77777777" w:rsidR="005243CC" w:rsidRDefault="005243CC" w:rsidP="005243CC">
      <w:pPr>
        <w:pStyle w:val="Textkomente"/>
      </w:pPr>
      <w:r>
        <w:rPr>
          <w:rStyle w:val="Odkaznakoment"/>
        </w:rPr>
        <w:annotationRef/>
      </w:r>
      <w:r>
        <w:t>citoval bych přímo kapitolu</w:t>
      </w:r>
      <w:r>
        <w:br/>
      </w:r>
      <w:r>
        <w:br/>
        <w:t>KRÁL D. &amp; BEZDĚK A. 2017. Scarabaeoidea (vrubounovití). Pp. 409–413. In: HEJDA R., FARKAČ J.</w:t>
      </w:r>
    </w:p>
    <w:p w14:paraId="6FBCB0FF" w14:textId="77777777" w:rsidR="005243CC" w:rsidRDefault="005243CC" w:rsidP="005243CC">
      <w:pPr>
        <w:pStyle w:val="Textkomente"/>
      </w:pPr>
      <w:r>
        <w:t>&amp; CHOBOT K. (eds.): Červený seznam ohrožených druhů České republiky. Bezobratlí. Red list</w:t>
      </w:r>
    </w:p>
    <w:p w14:paraId="34DF2138" w14:textId="77777777" w:rsidR="005243CC" w:rsidRDefault="005243CC" w:rsidP="005243CC">
      <w:pPr>
        <w:pStyle w:val="Textkomente"/>
      </w:pPr>
      <w:r>
        <w:t>of threatened species of the Czech Republic. Invertebrates. Příroda 36: 1–612 (in Czech and</w:t>
      </w:r>
    </w:p>
    <w:p w14:paraId="53DFA01A" w14:textId="77777777" w:rsidR="005243CC" w:rsidRDefault="005243CC" w:rsidP="005243CC">
      <w:pPr>
        <w:pStyle w:val="Textkomente"/>
      </w:pPr>
      <w:r>
        <w:t>English).</w:t>
      </w:r>
    </w:p>
  </w:comment>
  <w:comment w:id="14" w:author="Bolbelasmus" w:date="2026-05-17T08:42:00Z" w:initials="U">
    <w:p w14:paraId="05BA6E04" w14:textId="77777777" w:rsidR="005243CC" w:rsidRDefault="005243CC" w:rsidP="005243CC">
      <w:pPr>
        <w:pStyle w:val="Textkomente"/>
      </w:pPr>
      <w:r>
        <w:rPr>
          <w:rStyle w:val="Odkaznakoment"/>
        </w:rPr>
        <w:annotationRef/>
      </w:r>
      <w:r>
        <w:t>jen namátkou zde také nálezy z moravy Král</w:t>
      </w:r>
    </w:p>
    <w:p w14:paraId="7AA50F66" w14:textId="77777777" w:rsidR="005243CC" w:rsidRDefault="005243CC" w:rsidP="005243CC">
      <w:pPr>
        <w:pStyle w:val="Textkomente"/>
      </w:pPr>
      <w:r>
        <w:t>&amp; Vitner 1993a, Juřena et al. 2000, 2008 - doplnit</w:t>
      </w:r>
    </w:p>
  </w:comment>
  <w:comment w:id="15" w:author="Bolbelasmus" w:date="2026-05-17T08:42:00Z" w:initials="U">
    <w:p w14:paraId="0D153046" w14:textId="77777777" w:rsidR="005243CC" w:rsidRDefault="005243CC" w:rsidP="005243CC">
      <w:pPr>
        <w:pStyle w:val="Textkomente"/>
      </w:pPr>
      <w:r>
        <w:rPr>
          <w:rStyle w:val="Odkaznakoment"/>
        </w:rPr>
        <w:annotationRef/>
      </w:r>
      <w:r>
        <w:t>věta nemá začínat zkratkou</w:t>
      </w:r>
    </w:p>
  </w:comment>
  <w:comment w:id="16" w:author="Bolbelasmus" w:date="2026-05-17T08:44:00Z" w:initials="U">
    <w:p w14:paraId="39513ACD" w14:textId="77777777" w:rsidR="005243CC" w:rsidRDefault="005243CC" w:rsidP="005243CC">
      <w:pPr>
        <w:pStyle w:val="Textkomente"/>
        <w:numPr>
          <w:ilvl w:val="0"/>
          <w:numId w:val="2"/>
        </w:numPr>
        <w:ind w:left="720"/>
      </w:pPr>
      <w:r>
        <w:rPr>
          <w:rStyle w:val="Odkaznakoment"/>
        </w:rPr>
        <w:annotationRef/>
      </w:r>
      <w:r>
        <w:rPr>
          <w:b/>
          <w:bCs/>
        </w:rPr>
        <w:t>SOMMER D.</w:t>
      </w:r>
      <w:r>
        <w:t xml:space="preserve">, AMBROŽOVÁ L., HRŮZOVÁ L., SLÁDEČEK F. X. J. &amp; KRÁL D. 2023: Koprofágní brouci čeledí Geotrupidae a Scarabaeidae (Coleoptera) vybraných pasených lokalit na území hlavního města Prahy s historickým přehledem. (Coprophagous Beetles of the families Geotrupidae and Scarabaeidae (Coleoptera) of selected grazed localities in capital city Prague with a historical overview). </w:t>
      </w:r>
      <w:r>
        <w:rPr>
          <w:i/>
          <w:iCs/>
        </w:rPr>
        <w:t>Gazella</w:t>
      </w:r>
      <w:r>
        <w:t xml:space="preserve"> </w:t>
      </w:r>
      <w:r>
        <w:rPr>
          <w:b/>
          <w:bCs/>
        </w:rPr>
        <w:t>49</w:t>
      </w:r>
      <w:r>
        <w:t xml:space="preserve"> [2022]: 94–125 (in Czech, English abstract and summary).</w:t>
      </w:r>
    </w:p>
  </w:comment>
  <w:comment w:id="17" w:author="Bolbelasmus" w:date="2026-05-17T08:46:00Z" w:initials="U">
    <w:p w14:paraId="7D3BA7E2" w14:textId="77777777" w:rsidR="005243CC" w:rsidRDefault="005243CC" w:rsidP="005243CC">
      <w:pPr>
        <w:pStyle w:val="Textkomente"/>
        <w:numPr>
          <w:ilvl w:val="0"/>
          <w:numId w:val="3"/>
        </w:numPr>
        <w:ind w:left="720"/>
      </w:pPr>
      <w:r>
        <w:rPr>
          <w:rStyle w:val="Odkaznakoment"/>
        </w:rPr>
        <w:annotationRef/>
      </w:r>
      <w:r>
        <w:t xml:space="preserve">HRŮZOVÁ L., </w:t>
      </w:r>
      <w:r>
        <w:rPr>
          <w:b/>
          <w:bCs/>
        </w:rPr>
        <w:t>SOMMER D.</w:t>
      </w:r>
      <w:r>
        <w:t xml:space="preserve"> &amp; KRÁL D. 2023: Vrubounovití brouci Českého krasu. (</w:t>
      </w:r>
      <w:r>
        <w:rPr>
          <w:lang w:val="en-US"/>
        </w:rPr>
        <w:t xml:space="preserve">Scarab Beetles of the Bohemian Karst). </w:t>
      </w:r>
      <w:r>
        <w:rPr>
          <w:i/>
          <w:iCs/>
        </w:rPr>
        <w:t>Živa</w:t>
      </w:r>
      <w:r>
        <w:t xml:space="preserve"> </w:t>
      </w:r>
      <w:r>
        <w:rPr>
          <w:b/>
          <w:bCs/>
        </w:rPr>
        <w:t>71 (2)</w:t>
      </w:r>
      <w:r>
        <w:t>: 92–95 (in Czech, English abstract online).</w:t>
      </w:r>
    </w:p>
  </w:comment>
  <w:comment w:id="18" w:author="Bolbelasmus" w:date="2026-05-17T08:47:00Z" w:initials="U">
    <w:p w14:paraId="4EDB0066" w14:textId="77777777" w:rsidR="00EF5063" w:rsidRDefault="00EF5063" w:rsidP="00EF5063">
      <w:pPr>
        <w:pStyle w:val="Textkomente"/>
      </w:pPr>
      <w:r>
        <w:rPr>
          <w:rStyle w:val="Odkaznakoment"/>
        </w:rPr>
        <w:annotationRef/>
      </w:r>
      <w:r>
        <w:t>chybí Týr 2021</w:t>
      </w:r>
    </w:p>
  </w:comment>
  <w:comment w:id="19" w:author="Bolbelasmus" w:date="2026-05-17T08:53:00Z" w:initials="U">
    <w:p w14:paraId="0606DA14" w14:textId="4D693D4B" w:rsidR="00EF5063" w:rsidRDefault="00EF5063" w:rsidP="00EF5063">
      <w:pPr>
        <w:pStyle w:val="Textkomente"/>
      </w:pPr>
      <w:r>
        <w:rPr>
          <w:rStyle w:val="Odkaznakoment"/>
        </w:rPr>
        <w:annotationRef/>
      </w:r>
      <w:r>
        <w:t>jaká je situace v Rakousku? Polsku? Na Slovensku? Madarsku?</w:t>
      </w:r>
      <w:r>
        <w:br/>
      </w:r>
      <w:r>
        <w:br/>
        <w:t>Minimálně na Slovensku budou práce od Majzlana, pominme jejich kvalitu, v Madarsku Adam, Gorz atd.</w:t>
      </w:r>
    </w:p>
    <w:p w14:paraId="59615510" w14:textId="06093975" w:rsidR="00B22D9D" w:rsidRDefault="00B22D9D" w:rsidP="00EF5063">
      <w:pPr>
        <w:pStyle w:val="Textkomente"/>
      </w:pPr>
    </w:p>
    <w:p w14:paraId="2AEDED89" w14:textId="438F6734" w:rsidR="00B22D9D" w:rsidRDefault="00B22D9D" w:rsidP="00EF5063">
      <w:pPr>
        <w:pStyle w:val="Textkomente"/>
      </w:pPr>
      <w:r w:rsidRPr="00B22D9D">
        <w:rPr>
          <w:b/>
        </w:rPr>
        <w:t>SB:</w:t>
      </w:r>
      <w:r>
        <w:t xml:space="preserve"> zkuste doplnit aspoň to Slovensko, kde je dostatek dat, možná by stačilo odkázat se na Juřena et al. 2008</w:t>
      </w:r>
    </w:p>
  </w:comment>
  <w:comment w:id="20" w:author="Bolbelasmus" w:date="2026-05-17T08:51:00Z" w:initials="U">
    <w:p w14:paraId="2E1B48EE" w14:textId="77777777" w:rsidR="00EF5063" w:rsidRDefault="00EF5063" w:rsidP="00EF5063">
      <w:pPr>
        <w:pStyle w:val="Textkomente"/>
      </w:pPr>
      <w:r>
        <w:rPr>
          <w:rStyle w:val="Odkaznakoment"/>
        </w:rPr>
        <w:annotationRef/>
      </w:r>
      <w:r>
        <w:t>podívat se sem</w:t>
      </w:r>
      <w:r>
        <w:br/>
      </w:r>
      <w:r>
        <w:br/>
      </w:r>
      <w:r>
        <w:rPr>
          <w:color w:val="000000"/>
        </w:rPr>
        <w:t xml:space="preserve">RÖßNER E. 2012: </w:t>
      </w:r>
      <w:r>
        <w:rPr>
          <w:i/>
          <w:iCs/>
          <w:color w:val="000000"/>
        </w:rPr>
        <w:t xml:space="preserve">Die Hirschkäfer und Blatthornkäfer Ostdeutschlands </w:t>
      </w:r>
      <w:r>
        <w:rPr>
          <w:color w:val="000000"/>
        </w:rPr>
        <w:t>(</w:t>
      </w:r>
      <w:r>
        <w:rPr>
          <w:i/>
          <w:iCs/>
          <w:color w:val="000000"/>
        </w:rPr>
        <w:t>Coleoptera: Scarabaeoidea</w:t>
      </w:r>
      <w:r>
        <w:rPr>
          <w:color w:val="000000"/>
        </w:rPr>
        <w:t>). Verein der Freunde und Förderer des Naturkundemuseums Erfurt, Erfurt, 505 pp.</w:t>
      </w:r>
      <w:r>
        <w:rPr>
          <w:color w:val="000000"/>
        </w:rPr>
        <w:br/>
      </w:r>
      <w:r>
        <w:rPr>
          <w:color w:val="000000"/>
        </w:rPr>
        <w:br/>
        <w:t xml:space="preserve">BLEICH O., GÜRLICH S. &amp; KÖHLER F. 2021: </w:t>
      </w:r>
      <w:r>
        <w:rPr>
          <w:i/>
          <w:iCs/>
          <w:color w:val="000000"/>
        </w:rPr>
        <w:t xml:space="preserve">Verzeichnis und Verbreitungsatlas der Käfer Deutschlands. </w:t>
      </w:r>
      <w:r>
        <w:rPr>
          <w:color w:val="000000"/>
        </w:rPr>
        <w:t>World Wide Web electronic publication, www.coleokat.de (accessed 2 June 2021).</w:t>
      </w:r>
    </w:p>
  </w:comment>
  <w:comment w:id="22" w:author="Bolbelasmus" w:date="2026-05-17T08:53:00Z" w:initials="U">
    <w:p w14:paraId="0C1B52E2" w14:textId="5BD65BAE" w:rsidR="00EF5063" w:rsidRDefault="00EF5063" w:rsidP="00EF5063">
      <w:pPr>
        <w:pStyle w:val="Textkomente"/>
      </w:pPr>
      <w:r>
        <w:rPr>
          <w:rStyle w:val="Odkaznakoment"/>
        </w:rPr>
        <w:annotationRef/>
      </w:r>
      <w:r>
        <w:t>jižně?</w:t>
      </w:r>
    </w:p>
    <w:p w14:paraId="4987F9A7" w14:textId="0081548A" w:rsidR="00B22D9D" w:rsidRDefault="00B22D9D" w:rsidP="00EF5063">
      <w:pPr>
        <w:pStyle w:val="Textkomente"/>
      </w:pPr>
    </w:p>
    <w:p w14:paraId="7C94CF94" w14:textId="3D5F7538" w:rsidR="00B22D9D" w:rsidRDefault="00B22D9D" w:rsidP="00EF5063">
      <w:pPr>
        <w:pStyle w:val="Textkomente"/>
      </w:pPr>
      <w:r w:rsidRPr="00B22D9D">
        <w:rPr>
          <w:b/>
        </w:rPr>
        <w:t>SB:</w:t>
      </w:r>
      <w:r>
        <w:t xml:space="preserve"> vzhledem k tmu, že nevysvětlujete zkratky, tak „jižně“</w:t>
      </w:r>
      <w:r w:rsidR="005A2FE0">
        <w:t xml:space="preserve"> ... ALE:</w:t>
      </w:r>
    </w:p>
    <w:p w14:paraId="1220A962" w14:textId="2F310046" w:rsidR="005A2FE0" w:rsidRDefault="005A2FE0" w:rsidP="00EF5063">
      <w:pPr>
        <w:pStyle w:val="Textkomente"/>
      </w:pPr>
      <w:r>
        <w:t xml:space="preserve">uvedená souřadnice leží cca </w:t>
      </w:r>
      <w:r w:rsidRPr="00380381">
        <w:rPr>
          <w:b/>
        </w:rPr>
        <w:t>1 km západně</w:t>
      </w:r>
      <w:r>
        <w:t xml:space="preserve"> od Horšova, tak opravte...a nebylo by lepší vztáhnout lokalizaci </w:t>
      </w:r>
      <w:r w:rsidR="00380381">
        <w:t xml:space="preserve">raději </w:t>
      </w:r>
      <w:r>
        <w:t>k Horšovskému Týnu? ten Horšov je</w:t>
      </w:r>
      <w:r w:rsidR="00380381">
        <w:t xml:space="preserve"> jen malá osada...</w:t>
      </w:r>
    </w:p>
  </w:comment>
  <w:comment w:id="23" w:author="Benedikt" w:date="2026-05-17T19:39:00Z" w:initials="SB">
    <w:p w14:paraId="05E45506" w14:textId="5E7B4DED" w:rsidR="00380381" w:rsidRDefault="00380381">
      <w:pPr>
        <w:pStyle w:val="Textkomente"/>
      </w:pPr>
      <w:r>
        <w:rPr>
          <w:rStyle w:val="Odkaznakoment"/>
        </w:rPr>
        <w:annotationRef/>
      </w:r>
      <w:r>
        <w:t>pokud byste akceptoval můj návrh lokalizace výše, pak by stačilo: „Lokalita se nachází na území bývalé obory o rozloze...“</w:t>
      </w:r>
    </w:p>
  </w:comment>
  <w:comment w:id="24" w:author="Bolbelasmus" w:date="2026-05-17T08:55:00Z" w:initials="U">
    <w:p w14:paraId="0E098536" w14:textId="77777777" w:rsidR="00EF5063" w:rsidRDefault="00EF5063" w:rsidP="00EF5063">
      <w:pPr>
        <w:pStyle w:val="Textkomente"/>
      </w:pPr>
      <w:r>
        <w:rPr>
          <w:rStyle w:val="Odkaznakoment"/>
        </w:rPr>
        <w:annotationRef/>
      </w:r>
      <w:r>
        <w:t>podrody byly povýšeny na rody už před 25 lety!</w:t>
      </w:r>
      <w:r>
        <w:br/>
        <w:t>Dellacasa</w:t>
      </w:r>
      <w:r>
        <w:br/>
        <w:t>všude opravit!</w:t>
      </w:r>
      <w:r>
        <w:br/>
      </w:r>
    </w:p>
  </w:comment>
  <w:comment w:id="25" w:author="Bolbelasmus" w:date="2026-05-17T08:55:00Z" w:initials="U">
    <w:p w14:paraId="5D071E81" w14:textId="77777777" w:rsidR="00EF5063" w:rsidRDefault="00EF5063" w:rsidP="00EF5063">
      <w:pPr>
        <w:pStyle w:val="Textkomente"/>
      </w:pPr>
      <w:r>
        <w:rPr>
          <w:rStyle w:val="Odkaznakoment"/>
        </w:rPr>
        <w:annotationRef/>
      </w:r>
      <w:r>
        <w:t>dtto</w:t>
      </w:r>
    </w:p>
  </w:comment>
  <w:comment w:id="27" w:author="Bolbelasmus" w:date="2026-05-17T08:58:00Z" w:initials="U">
    <w:p w14:paraId="2AB30E96" w14:textId="77777777" w:rsidR="006760C8" w:rsidRDefault="006760C8" w:rsidP="006760C8">
      <w:pPr>
        <w:pStyle w:val="Textkomente"/>
      </w:pPr>
      <w:r>
        <w:rPr>
          <w:rStyle w:val="Odkaznakoment"/>
        </w:rPr>
        <w:annotationRef/>
      </w:r>
      <w:r>
        <w:t>tohle je tu mnohokrát a může to dělat problém v sazbě… předělat na obyčejné odražení</w:t>
      </w:r>
    </w:p>
  </w:comment>
  <w:comment w:id="29" w:author="Bolbelasmus" w:date="2026-05-17T08:59:00Z" w:initials="U">
    <w:p w14:paraId="1F4A8F5E" w14:textId="77777777" w:rsidR="006760C8" w:rsidRDefault="006760C8" w:rsidP="006760C8">
      <w:pPr>
        <w:pStyle w:val="Textkomente"/>
      </w:pPr>
      <w:r>
        <w:rPr>
          <w:rStyle w:val="Odkaznakoment"/>
        </w:rPr>
        <w:annotationRef/>
      </w:r>
      <w:r>
        <w:t>v abstraktu je 57 (?!) - tak kolik teda?</w:t>
      </w:r>
    </w:p>
  </w:comment>
  <w:comment w:id="28" w:author="Benedikt" w:date="2026-05-17T20:03:00Z" w:initials="SB">
    <w:p w14:paraId="235A8819" w14:textId="771CD520" w:rsidR="005706D0" w:rsidRDefault="005706D0">
      <w:pPr>
        <w:pStyle w:val="Textkomente"/>
      </w:pPr>
      <w:r>
        <w:rPr>
          <w:rStyle w:val="Odkaznakoment"/>
        </w:rPr>
        <w:annotationRef/>
      </w:r>
      <w:r>
        <w:t>Z území západních Čech (kraje Karlovarský a Plzeňský) nebyl výskyt skvrnaře žlutého (</w:t>
      </w:r>
      <w:r w:rsidRPr="005706D0">
        <w:rPr>
          <w:i/>
        </w:rPr>
        <w:t>Euoniticellus fulvus</w:t>
      </w:r>
      <w:r>
        <w:t>) v posledních desetiletích uveden (</w:t>
      </w:r>
      <w:r w:rsidRPr="005706D0">
        <w:rPr>
          <w:smallCaps/>
        </w:rPr>
        <w:t>Týr</w:t>
      </w:r>
      <w:r>
        <w:t xml:space="preserve"> 2021). Výše uvedený nález tak představuje první zaznamenaný doklad výskytu druhu v tomto území</w:t>
      </w:r>
      <w:r w:rsidR="00C37ECD">
        <w:t xml:space="preserve"> po 5? letech</w:t>
      </w:r>
      <w:r>
        <w:t>.</w:t>
      </w:r>
      <w:r w:rsidR="00EA0DF1">
        <w:t xml:space="preserve"> Nález koresponduje s aktuálními poznatky o recentní plošné expanzi skvrnaře v zemích střední a západní Evropy.</w:t>
      </w:r>
      <w:r w:rsidR="00551CB8">
        <w:t xml:space="preserve"> Lze předpokládat, že jeho šíření je podmíněno nejen klimatickými změnami, ale především v Česku také s růstem </w:t>
      </w:r>
      <w:r w:rsidR="00E801A5">
        <w:t xml:space="preserve">počtu </w:t>
      </w:r>
      <w:r w:rsidR="00551CB8">
        <w:t>vhodných stanovišť</w:t>
      </w:r>
      <w:r w:rsidR="00E801A5">
        <w:t xml:space="preserve">, kterými jsou </w:t>
      </w:r>
      <w:r w:rsidR="00551CB8">
        <w:t>přírodní</w:t>
      </w:r>
      <w:r w:rsidR="00E801A5">
        <w:t xml:space="preserve"> pastviny skotu a koní.</w:t>
      </w:r>
    </w:p>
  </w:comment>
  <w:comment w:id="31" w:author="Bolbelasmus" w:date="2026-05-17T09:00:00Z" w:initials="U">
    <w:p w14:paraId="52E63C70" w14:textId="28291B72" w:rsidR="006760C8" w:rsidRDefault="006760C8" w:rsidP="006760C8">
      <w:pPr>
        <w:pStyle w:val="Textkomente"/>
      </w:pPr>
      <w:r>
        <w:rPr>
          <w:rStyle w:val="Odkaznakoment"/>
        </w:rPr>
        <w:annotationRef/>
      </w:r>
      <w:r>
        <w:t>většinou se to rozepisuje</w:t>
      </w:r>
    </w:p>
    <w:p w14:paraId="4C0EB0C4" w14:textId="6AA02C90" w:rsidR="00C37ECD" w:rsidRDefault="00C37ECD" w:rsidP="006760C8">
      <w:pPr>
        <w:pStyle w:val="Textkomente"/>
      </w:pPr>
    </w:p>
    <w:p w14:paraId="1DDA7698" w14:textId="1B8D1984" w:rsidR="00C37ECD" w:rsidRDefault="00C37ECD" w:rsidP="006760C8">
      <w:pPr>
        <w:pStyle w:val="Textkomente"/>
      </w:pPr>
      <w:r w:rsidRPr="00C37ECD">
        <w:rPr>
          <w:b/>
        </w:rPr>
        <w:t>SB:</w:t>
      </w:r>
      <w:r>
        <w:t xml:space="preserve"> také AOPK rozepište</w:t>
      </w:r>
    </w:p>
  </w:comment>
  <w:comment w:id="32" w:author="Benedikt" w:date="2026-05-17T19:44:00Z" w:initials="SB">
    <w:p w14:paraId="6B8BD3F7" w14:textId="7B932D41" w:rsidR="00380381" w:rsidRDefault="00380381">
      <w:pPr>
        <w:pStyle w:val="Textkomente"/>
      </w:pPr>
      <w:r>
        <w:rPr>
          <w:rStyle w:val="Odkaznakoment"/>
        </w:rPr>
        <w:annotationRef/>
      </w:r>
      <w:r>
        <w:t>je na Vás, ale nevadí poděkovat i oběma recenzentům, kteří odvedli poctivou práci</w:t>
      </w:r>
    </w:p>
  </w:comment>
  <w:comment w:id="37" w:author="Bolbelasmus" w:date="2026-05-17T09:00:00Z" w:initials="U">
    <w:p w14:paraId="37E281BA" w14:textId="77777777" w:rsidR="006760C8" w:rsidRDefault="006760C8" w:rsidP="006760C8">
      <w:pPr>
        <w:pStyle w:val="Textkomente"/>
      </w:pPr>
      <w:r>
        <w:rPr>
          <w:rStyle w:val="Odkaznakoment"/>
        </w:rPr>
        <w:annotationRef/>
      </w:r>
      <w:r>
        <w:t>možná aktualizovat údaje pro rok 2026? A nejen asi pro NDOP?  bude to vypadat lépe</w:t>
      </w:r>
    </w:p>
  </w:comment>
  <w:comment w:id="40" w:author="Benedikt" w:date="2026-05-17T19:50:00Z" w:initials="SB">
    <w:p w14:paraId="381C8C9D" w14:textId="0E1CD546" w:rsidR="00EC4726" w:rsidRPr="00EC4726" w:rsidRDefault="00EC4726">
      <w:pPr>
        <w:pStyle w:val="Textkomente"/>
        <w:rPr>
          <w:lang w:val="en-US"/>
        </w:rPr>
      </w:pPr>
      <w:r>
        <w:rPr>
          <w:rStyle w:val="Odkaznakoment"/>
        </w:rPr>
        <w:annotationRef/>
      </w:r>
      <w:r>
        <w:t>[EN překlad</w:t>
      </w:r>
      <w:r>
        <w:rPr>
          <w:lang w:val="en-US"/>
        </w:rPr>
        <w:t>]</w:t>
      </w:r>
    </w:p>
  </w:comment>
  <w:comment w:id="52" w:author="Bolbelasmus" w:date="2026-05-17T09:04:00Z" w:initials="U">
    <w:p w14:paraId="7A32BE21" w14:textId="77777777" w:rsidR="006760C8" w:rsidRDefault="006760C8" w:rsidP="006760C8">
      <w:pPr>
        <w:pStyle w:val="Textkomente"/>
      </w:pPr>
      <w:r>
        <w:rPr>
          <w:rStyle w:val="Odkaznakoment"/>
        </w:rPr>
        <w:annotationRef/>
      </w:r>
      <w:r>
        <w:t>trochu mate ta barevná škála v legendě, jelikož tam chybí ta šedá, ale to asi jinak nepůjde vyřešit</w:t>
      </w:r>
    </w:p>
  </w:comment>
  <w:comment w:id="53" w:author="Bolbelasmus" w:date="2026-05-17T09:04:00Z" w:initials="U">
    <w:p w14:paraId="6DA2CC03" w14:textId="77777777" w:rsidR="006760C8" w:rsidRDefault="006760C8" w:rsidP="006760C8">
      <w:pPr>
        <w:pStyle w:val="Textkomente"/>
      </w:pPr>
      <w:r>
        <w:rPr>
          <w:rStyle w:val="Odkaznakoment"/>
        </w:rPr>
        <w:annotationRef/>
      </w:r>
      <w:r>
        <w:t>chybí zde několik dalších publikovaných údajů… Týr 2021, Král</w:t>
      </w:r>
    </w:p>
    <w:p w14:paraId="534B9E6D" w14:textId="77777777" w:rsidR="006760C8" w:rsidRDefault="006760C8" w:rsidP="006760C8">
      <w:pPr>
        <w:pStyle w:val="Textkomente"/>
      </w:pPr>
      <w:r>
        <w:t>&amp; Vitner 1993a, Juřena et al. 2000, teoreticky i Hrůzová 2023</w:t>
      </w:r>
      <w:r>
        <w:br/>
      </w:r>
      <w:r>
        <w:br/>
        <w:t>nutno zkontrolovat, případně doplnit a upravit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39C312A" w15:done="1"/>
  <w15:commentEx w15:paraId="3C51D816" w15:done="1"/>
  <w15:commentEx w15:paraId="7020A217" w15:done="1"/>
  <w15:commentEx w15:paraId="377F084F" w15:done="1"/>
  <w15:commentEx w15:paraId="2F7C4A59" w15:done="1"/>
  <w15:commentEx w15:paraId="063FAA79" w15:done="1"/>
  <w15:commentEx w15:paraId="53DFA01A" w15:done="1"/>
  <w15:commentEx w15:paraId="7AA50F66" w15:done="1"/>
  <w15:commentEx w15:paraId="0D153046" w15:done="1"/>
  <w15:commentEx w15:paraId="39513ACD" w15:done="1"/>
  <w15:commentEx w15:paraId="7D3BA7E2" w15:done="1"/>
  <w15:commentEx w15:paraId="4EDB0066" w15:done="1"/>
  <w15:commentEx w15:paraId="2AEDED89" w15:done="1"/>
  <w15:commentEx w15:paraId="2E1B48EE" w15:done="1"/>
  <w15:commentEx w15:paraId="1220A962" w15:done="1"/>
  <w15:commentEx w15:paraId="05E45506" w15:done="1"/>
  <w15:commentEx w15:paraId="0E098536" w15:done="1"/>
  <w15:commentEx w15:paraId="5D071E81" w15:done="1"/>
  <w15:commentEx w15:paraId="2AB30E96" w15:done="1"/>
  <w15:commentEx w15:paraId="1F4A8F5E" w15:done="1"/>
  <w15:commentEx w15:paraId="235A8819" w15:done="1"/>
  <w15:commentEx w15:paraId="1DDA7698" w15:done="1"/>
  <w15:commentEx w15:paraId="6B8BD3F7" w15:done="1"/>
  <w15:commentEx w15:paraId="37E281BA" w15:done="1"/>
  <w15:commentEx w15:paraId="381C8C9D" w15:done="1"/>
  <w15:commentEx w15:paraId="7A32BE21" w15:done="1"/>
  <w15:commentEx w15:paraId="534B9E6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719CCA" w16cex:dateUtc="2026-05-17T06:30:00Z"/>
  <w16cex:commentExtensible w16cex:durableId="73D07E4E" w16cex:dateUtc="2026-05-17T07:05:00Z"/>
  <w16cex:commentExtensible w16cex:durableId="153B78CD" w16cex:dateUtc="2026-05-17T06:35:00Z"/>
  <w16cex:commentExtensible w16cex:durableId="2B5E2C46" w16cex:dateUtc="2026-05-17T06:34:00Z"/>
  <w16cex:commentExtensible w16cex:durableId="0DCD5303" w16cex:dateUtc="2026-05-17T06:38:00Z"/>
  <w16cex:commentExtensible w16cex:durableId="0DD17B82" w16cex:dateUtc="2026-05-17T06:39:00Z"/>
  <w16cex:commentExtensible w16cex:durableId="1141510A" w16cex:dateUtc="2026-05-17T06:39:00Z"/>
  <w16cex:commentExtensible w16cex:durableId="4C8E449A" w16cex:dateUtc="2026-05-17T06:40:00Z"/>
  <w16cex:commentExtensible w16cex:durableId="126091E9" w16cex:dateUtc="2026-05-17T06:42:00Z"/>
  <w16cex:commentExtensible w16cex:durableId="2E2FC342" w16cex:dateUtc="2026-05-17T06:42:00Z"/>
  <w16cex:commentExtensible w16cex:durableId="6BDB3A52" w16cex:dateUtc="2026-05-17T06:44:00Z"/>
  <w16cex:commentExtensible w16cex:durableId="2391003B" w16cex:dateUtc="2026-05-17T06:46:00Z"/>
  <w16cex:commentExtensible w16cex:durableId="2A36101B" w16cex:dateUtc="2026-05-17T06:47:00Z"/>
  <w16cex:commentExtensible w16cex:durableId="00AE7940" w16cex:dateUtc="2026-05-17T06:53:00Z"/>
  <w16cex:commentExtensible w16cex:durableId="3580079F" w16cex:dateUtc="2026-05-17T06:51:00Z"/>
  <w16cex:commentExtensible w16cex:durableId="7BE497DD" w16cex:dateUtc="2026-05-17T06:53:00Z"/>
  <w16cex:commentExtensible w16cex:durableId="33156BCB" w16cex:dateUtc="2026-05-17T06:55:00Z"/>
  <w16cex:commentExtensible w16cex:durableId="4E5C9035" w16cex:dateUtc="2026-05-17T06:55:00Z"/>
  <w16cex:commentExtensible w16cex:durableId="6564B05E" w16cex:dateUtc="2026-05-17T06:58:00Z"/>
  <w16cex:commentExtensible w16cex:durableId="47B0AB45" w16cex:dateUtc="2026-05-17T06:59:00Z"/>
  <w16cex:commentExtensible w16cex:durableId="7398BDD2" w16cex:dateUtc="2026-05-17T07:00:00Z"/>
  <w16cex:commentExtensible w16cex:durableId="2AFF1399" w16cex:dateUtc="2026-05-17T07:00:00Z"/>
  <w16cex:commentExtensible w16cex:durableId="3BCE41AB" w16cex:dateUtc="2026-05-17T07:00:00Z"/>
  <w16cex:commentExtensible w16cex:durableId="4CD3E388" w16cex:dateUtc="2026-05-17T07:04:00Z"/>
  <w16cex:commentExtensible w16cex:durableId="3C470AF8" w16cex:dateUtc="2026-05-17T07: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4B7A59" w16cid:durableId="77719CCA"/>
  <w16cid:commentId w16cid:paraId="3C51D816" w16cid:durableId="73D07E4E"/>
  <w16cid:commentId w16cid:paraId="7020A217" w16cid:durableId="153B78CD"/>
  <w16cid:commentId w16cid:paraId="159930CA" w16cid:durableId="2B5E2C46"/>
  <w16cid:commentId w16cid:paraId="377F084F" w16cid:durableId="0DCD5303"/>
  <w16cid:commentId w16cid:paraId="2F7C4A59" w16cid:durableId="0DD17B82"/>
  <w16cid:commentId w16cid:paraId="063FAA79" w16cid:durableId="1141510A"/>
  <w16cid:commentId w16cid:paraId="53DFA01A" w16cid:durableId="4C8E449A"/>
  <w16cid:commentId w16cid:paraId="7AA50F66" w16cid:durableId="126091E9"/>
  <w16cid:commentId w16cid:paraId="0D153046" w16cid:durableId="2E2FC342"/>
  <w16cid:commentId w16cid:paraId="39513ACD" w16cid:durableId="6BDB3A52"/>
  <w16cid:commentId w16cid:paraId="7D3BA7E2" w16cid:durableId="2391003B"/>
  <w16cid:commentId w16cid:paraId="4EDB0066" w16cid:durableId="2A36101B"/>
  <w16cid:commentId w16cid:paraId="0606DA14" w16cid:durableId="00AE7940"/>
  <w16cid:commentId w16cid:paraId="2E1B48EE" w16cid:durableId="3580079F"/>
  <w16cid:commentId w16cid:paraId="0C1B52E2" w16cid:durableId="7BE497DD"/>
  <w16cid:commentId w16cid:paraId="0E098536" w16cid:durableId="33156BCB"/>
  <w16cid:commentId w16cid:paraId="5D071E81" w16cid:durableId="4E5C9035"/>
  <w16cid:commentId w16cid:paraId="2AB30E96" w16cid:durableId="6564B05E"/>
  <w16cid:commentId w16cid:paraId="1F4A8F5E" w16cid:durableId="47B0AB45"/>
  <w16cid:commentId w16cid:paraId="791C50CE" w16cid:durableId="7398BDD2"/>
  <w16cid:commentId w16cid:paraId="52E63C70" w16cid:durableId="2AFF1399"/>
  <w16cid:commentId w16cid:paraId="37E281BA" w16cid:durableId="3BCE41AB"/>
  <w16cid:commentId w16cid:paraId="7A32BE21" w16cid:durableId="4CD3E388"/>
  <w16cid:commentId w16cid:paraId="534B9E6D" w16cid:durableId="3C470AF8"/>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E5D855" w14:textId="77777777" w:rsidR="00197D4F" w:rsidRDefault="00197D4F" w:rsidP="002A1A27">
      <w:pPr>
        <w:spacing w:after="0"/>
      </w:pPr>
      <w:r>
        <w:separator/>
      </w:r>
    </w:p>
  </w:endnote>
  <w:endnote w:type="continuationSeparator" w:id="0">
    <w:p w14:paraId="43301D4A" w14:textId="77777777" w:rsidR="00197D4F" w:rsidRDefault="00197D4F" w:rsidP="002A1A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panose1 w:val="020B0004020202020204"/>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Segoe UI">
    <w:panose1 w:val="020B0502040204020203"/>
    <w:charset w:val="EE"/>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9DC3AF" w14:textId="77777777" w:rsidR="00197D4F" w:rsidRDefault="00197D4F" w:rsidP="002A1A27">
      <w:pPr>
        <w:spacing w:after="0"/>
      </w:pPr>
      <w:r>
        <w:separator/>
      </w:r>
    </w:p>
  </w:footnote>
  <w:footnote w:type="continuationSeparator" w:id="0">
    <w:p w14:paraId="69C80F44" w14:textId="77777777" w:rsidR="00197D4F" w:rsidRDefault="00197D4F" w:rsidP="002A1A2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43EE5A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BB61968"/>
    <w:multiLevelType w:val="hybridMultilevel"/>
    <w:tmpl w:val="E35E21EE"/>
    <w:lvl w:ilvl="0" w:tplc="F738D7C2">
      <w:start w:val="1"/>
      <w:numFmt w:val="decimal"/>
      <w:lvlText w:val="%1."/>
      <w:lvlJc w:val="left"/>
      <w:pPr>
        <w:ind w:left="1440" w:hanging="360"/>
      </w:pPr>
    </w:lvl>
    <w:lvl w:ilvl="1" w:tplc="B1441E5A">
      <w:start w:val="1"/>
      <w:numFmt w:val="decimal"/>
      <w:lvlText w:val="%2."/>
      <w:lvlJc w:val="left"/>
      <w:pPr>
        <w:ind w:left="1440" w:hanging="360"/>
      </w:pPr>
    </w:lvl>
    <w:lvl w:ilvl="2" w:tplc="DF486EE4">
      <w:start w:val="1"/>
      <w:numFmt w:val="decimal"/>
      <w:lvlText w:val="%3."/>
      <w:lvlJc w:val="left"/>
      <w:pPr>
        <w:ind w:left="1440" w:hanging="360"/>
      </w:pPr>
    </w:lvl>
    <w:lvl w:ilvl="3" w:tplc="C150BE0E">
      <w:start w:val="1"/>
      <w:numFmt w:val="decimal"/>
      <w:lvlText w:val="%4."/>
      <w:lvlJc w:val="left"/>
      <w:pPr>
        <w:ind w:left="1440" w:hanging="360"/>
      </w:pPr>
    </w:lvl>
    <w:lvl w:ilvl="4" w:tplc="A2DC72B0">
      <w:start w:val="1"/>
      <w:numFmt w:val="decimal"/>
      <w:lvlText w:val="%5."/>
      <w:lvlJc w:val="left"/>
      <w:pPr>
        <w:ind w:left="1440" w:hanging="360"/>
      </w:pPr>
    </w:lvl>
    <w:lvl w:ilvl="5" w:tplc="429E3B8E">
      <w:start w:val="1"/>
      <w:numFmt w:val="decimal"/>
      <w:lvlText w:val="%6."/>
      <w:lvlJc w:val="left"/>
      <w:pPr>
        <w:ind w:left="1440" w:hanging="360"/>
      </w:pPr>
    </w:lvl>
    <w:lvl w:ilvl="6" w:tplc="2B34DF30">
      <w:start w:val="1"/>
      <w:numFmt w:val="decimal"/>
      <w:lvlText w:val="%7."/>
      <w:lvlJc w:val="left"/>
      <w:pPr>
        <w:ind w:left="1440" w:hanging="360"/>
      </w:pPr>
    </w:lvl>
    <w:lvl w:ilvl="7" w:tplc="F2D45F8A">
      <w:start w:val="1"/>
      <w:numFmt w:val="decimal"/>
      <w:lvlText w:val="%8."/>
      <w:lvlJc w:val="left"/>
      <w:pPr>
        <w:ind w:left="1440" w:hanging="360"/>
      </w:pPr>
    </w:lvl>
    <w:lvl w:ilvl="8" w:tplc="96DC1AE4">
      <w:start w:val="1"/>
      <w:numFmt w:val="decimal"/>
      <w:lvlText w:val="%9."/>
      <w:lvlJc w:val="left"/>
      <w:pPr>
        <w:ind w:left="1440" w:hanging="360"/>
      </w:pPr>
    </w:lvl>
  </w:abstractNum>
  <w:abstractNum w:abstractNumId="2" w15:restartNumberingAfterBreak="0">
    <w:nsid w:val="563F7012"/>
    <w:multiLevelType w:val="hybridMultilevel"/>
    <w:tmpl w:val="6CC8CBE0"/>
    <w:lvl w:ilvl="0" w:tplc="E4DECCB0">
      <w:start w:val="1"/>
      <w:numFmt w:val="decimal"/>
      <w:lvlText w:val="%1."/>
      <w:lvlJc w:val="left"/>
      <w:pPr>
        <w:ind w:left="1440" w:hanging="360"/>
      </w:pPr>
    </w:lvl>
    <w:lvl w:ilvl="1" w:tplc="F954C52C">
      <w:start w:val="1"/>
      <w:numFmt w:val="decimal"/>
      <w:lvlText w:val="%2."/>
      <w:lvlJc w:val="left"/>
      <w:pPr>
        <w:ind w:left="1440" w:hanging="360"/>
      </w:pPr>
    </w:lvl>
    <w:lvl w:ilvl="2" w:tplc="BAD89116">
      <w:start w:val="1"/>
      <w:numFmt w:val="decimal"/>
      <w:lvlText w:val="%3."/>
      <w:lvlJc w:val="left"/>
      <w:pPr>
        <w:ind w:left="1440" w:hanging="360"/>
      </w:pPr>
    </w:lvl>
    <w:lvl w:ilvl="3" w:tplc="9A9E5028">
      <w:start w:val="1"/>
      <w:numFmt w:val="decimal"/>
      <w:lvlText w:val="%4."/>
      <w:lvlJc w:val="left"/>
      <w:pPr>
        <w:ind w:left="1440" w:hanging="360"/>
      </w:pPr>
    </w:lvl>
    <w:lvl w:ilvl="4" w:tplc="7CA403D2">
      <w:start w:val="1"/>
      <w:numFmt w:val="decimal"/>
      <w:lvlText w:val="%5."/>
      <w:lvlJc w:val="left"/>
      <w:pPr>
        <w:ind w:left="1440" w:hanging="360"/>
      </w:pPr>
    </w:lvl>
    <w:lvl w:ilvl="5" w:tplc="E52EAF1A">
      <w:start w:val="1"/>
      <w:numFmt w:val="decimal"/>
      <w:lvlText w:val="%6."/>
      <w:lvlJc w:val="left"/>
      <w:pPr>
        <w:ind w:left="1440" w:hanging="360"/>
      </w:pPr>
    </w:lvl>
    <w:lvl w:ilvl="6" w:tplc="25CAFD70">
      <w:start w:val="1"/>
      <w:numFmt w:val="decimal"/>
      <w:lvlText w:val="%7."/>
      <w:lvlJc w:val="left"/>
      <w:pPr>
        <w:ind w:left="1440" w:hanging="360"/>
      </w:pPr>
    </w:lvl>
    <w:lvl w:ilvl="7" w:tplc="76DA146E">
      <w:start w:val="1"/>
      <w:numFmt w:val="decimal"/>
      <w:lvlText w:val="%8."/>
      <w:lvlJc w:val="left"/>
      <w:pPr>
        <w:ind w:left="1440" w:hanging="360"/>
      </w:pPr>
    </w:lvl>
    <w:lvl w:ilvl="8" w:tplc="1E18CB2A">
      <w:start w:val="1"/>
      <w:numFmt w:val="decimal"/>
      <w:lvlText w:val="%9."/>
      <w:lvlJc w:val="left"/>
      <w:pPr>
        <w:ind w:left="1440" w:hanging="360"/>
      </w:p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olbelasmus">
    <w15:presenceInfo w15:providerId="None" w15:userId="Bolbelasmus"/>
  </w15:person>
  <w15:person w15:author="Benedikt">
    <w15:presenceInfo w15:providerId="None" w15:userId="Benedik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C42"/>
    <w:rsid w:val="00054AF7"/>
    <w:rsid w:val="00060CC7"/>
    <w:rsid w:val="00061EAE"/>
    <w:rsid w:val="000866F8"/>
    <w:rsid w:val="00091658"/>
    <w:rsid w:val="000916BD"/>
    <w:rsid w:val="000A35B9"/>
    <w:rsid w:val="000A673F"/>
    <w:rsid w:val="000C7F6E"/>
    <w:rsid w:val="001063AB"/>
    <w:rsid w:val="00116196"/>
    <w:rsid w:val="001401FF"/>
    <w:rsid w:val="00140255"/>
    <w:rsid w:val="00140DE7"/>
    <w:rsid w:val="00150BDA"/>
    <w:rsid w:val="00173FA2"/>
    <w:rsid w:val="0018398F"/>
    <w:rsid w:val="00194E9E"/>
    <w:rsid w:val="00197D4F"/>
    <w:rsid w:val="001A2F00"/>
    <w:rsid w:val="001A7FF1"/>
    <w:rsid w:val="001B0786"/>
    <w:rsid w:val="001C4423"/>
    <w:rsid w:val="001C7772"/>
    <w:rsid w:val="001D241F"/>
    <w:rsid w:val="001F099A"/>
    <w:rsid w:val="00213512"/>
    <w:rsid w:val="00234C8C"/>
    <w:rsid w:val="00243CC9"/>
    <w:rsid w:val="00250EA5"/>
    <w:rsid w:val="00274ED8"/>
    <w:rsid w:val="002A1A27"/>
    <w:rsid w:val="002D0506"/>
    <w:rsid w:val="002D6320"/>
    <w:rsid w:val="002F3D60"/>
    <w:rsid w:val="002F5C63"/>
    <w:rsid w:val="00317D9F"/>
    <w:rsid w:val="00321D35"/>
    <w:rsid w:val="00342D10"/>
    <w:rsid w:val="00372400"/>
    <w:rsid w:val="00380381"/>
    <w:rsid w:val="00387EF1"/>
    <w:rsid w:val="00392431"/>
    <w:rsid w:val="003B6420"/>
    <w:rsid w:val="003D364B"/>
    <w:rsid w:val="00430024"/>
    <w:rsid w:val="004330D9"/>
    <w:rsid w:val="00444F9F"/>
    <w:rsid w:val="00461C64"/>
    <w:rsid w:val="00465FDB"/>
    <w:rsid w:val="00466F1C"/>
    <w:rsid w:val="00473AC0"/>
    <w:rsid w:val="00491473"/>
    <w:rsid w:val="004A663B"/>
    <w:rsid w:val="004D61B8"/>
    <w:rsid w:val="004E00F9"/>
    <w:rsid w:val="005151FD"/>
    <w:rsid w:val="005243CC"/>
    <w:rsid w:val="0053334E"/>
    <w:rsid w:val="00536409"/>
    <w:rsid w:val="00540F20"/>
    <w:rsid w:val="00545428"/>
    <w:rsid w:val="00547E87"/>
    <w:rsid w:val="00551CB8"/>
    <w:rsid w:val="005615EE"/>
    <w:rsid w:val="005706D0"/>
    <w:rsid w:val="00586308"/>
    <w:rsid w:val="005A2FE0"/>
    <w:rsid w:val="005A33F2"/>
    <w:rsid w:val="005D2C96"/>
    <w:rsid w:val="005E4DEB"/>
    <w:rsid w:val="005E6560"/>
    <w:rsid w:val="005F4484"/>
    <w:rsid w:val="00625D75"/>
    <w:rsid w:val="00661DF3"/>
    <w:rsid w:val="006729F8"/>
    <w:rsid w:val="006737FA"/>
    <w:rsid w:val="006760C8"/>
    <w:rsid w:val="00680542"/>
    <w:rsid w:val="00684190"/>
    <w:rsid w:val="006A6208"/>
    <w:rsid w:val="006A7840"/>
    <w:rsid w:val="006B27ED"/>
    <w:rsid w:val="006C31FC"/>
    <w:rsid w:val="006E2516"/>
    <w:rsid w:val="00706DCC"/>
    <w:rsid w:val="00706F36"/>
    <w:rsid w:val="0072642D"/>
    <w:rsid w:val="00740E78"/>
    <w:rsid w:val="00741523"/>
    <w:rsid w:val="007B1B23"/>
    <w:rsid w:val="007D5DCC"/>
    <w:rsid w:val="007D7B8F"/>
    <w:rsid w:val="007E0D78"/>
    <w:rsid w:val="007E152A"/>
    <w:rsid w:val="00802979"/>
    <w:rsid w:val="008251CF"/>
    <w:rsid w:val="0084046C"/>
    <w:rsid w:val="00851CC0"/>
    <w:rsid w:val="00865F82"/>
    <w:rsid w:val="00867EDD"/>
    <w:rsid w:val="008C0A59"/>
    <w:rsid w:val="008C7D11"/>
    <w:rsid w:val="008D0680"/>
    <w:rsid w:val="008F3A4F"/>
    <w:rsid w:val="008F7270"/>
    <w:rsid w:val="009253E4"/>
    <w:rsid w:val="00927A02"/>
    <w:rsid w:val="00932CF1"/>
    <w:rsid w:val="00941EC6"/>
    <w:rsid w:val="00946A6E"/>
    <w:rsid w:val="009B1F42"/>
    <w:rsid w:val="009B3F53"/>
    <w:rsid w:val="009C3668"/>
    <w:rsid w:val="009D00EC"/>
    <w:rsid w:val="009D0C15"/>
    <w:rsid w:val="009D1F12"/>
    <w:rsid w:val="009D6B45"/>
    <w:rsid w:val="00A00E9C"/>
    <w:rsid w:val="00A1231F"/>
    <w:rsid w:val="00A26B58"/>
    <w:rsid w:val="00A57528"/>
    <w:rsid w:val="00A810C9"/>
    <w:rsid w:val="00AC1570"/>
    <w:rsid w:val="00AD26CE"/>
    <w:rsid w:val="00AD61F6"/>
    <w:rsid w:val="00AF4433"/>
    <w:rsid w:val="00B2239F"/>
    <w:rsid w:val="00B22D9D"/>
    <w:rsid w:val="00B314AC"/>
    <w:rsid w:val="00B35C27"/>
    <w:rsid w:val="00B47893"/>
    <w:rsid w:val="00B50245"/>
    <w:rsid w:val="00B71384"/>
    <w:rsid w:val="00B80B0C"/>
    <w:rsid w:val="00B81147"/>
    <w:rsid w:val="00BA05D3"/>
    <w:rsid w:val="00BA74F4"/>
    <w:rsid w:val="00BD4DD6"/>
    <w:rsid w:val="00BE0A96"/>
    <w:rsid w:val="00BE1483"/>
    <w:rsid w:val="00C13D10"/>
    <w:rsid w:val="00C32BEC"/>
    <w:rsid w:val="00C37ECD"/>
    <w:rsid w:val="00C73112"/>
    <w:rsid w:val="00C82394"/>
    <w:rsid w:val="00CA3067"/>
    <w:rsid w:val="00CC7059"/>
    <w:rsid w:val="00CF43D9"/>
    <w:rsid w:val="00D23C6E"/>
    <w:rsid w:val="00D401FC"/>
    <w:rsid w:val="00D43109"/>
    <w:rsid w:val="00D87124"/>
    <w:rsid w:val="00DD4A2B"/>
    <w:rsid w:val="00DE2EBC"/>
    <w:rsid w:val="00DE4678"/>
    <w:rsid w:val="00E0318F"/>
    <w:rsid w:val="00E17C9F"/>
    <w:rsid w:val="00E24CF6"/>
    <w:rsid w:val="00E36BA6"/>
    <w:rsid w:val="00E42DF9"/>
    <w:rsid w:val="00E52C42"/>
    <w:rsid w:val="00E62B8A"/>
    <w:rsid w:val="00E6469A"/>
    <w:rsid w:val="00E66955"/>
    <w:rsid w:val="00E709C2"/>
    <w:rsid w:val="00E801A5"/>
    <w:rsid w:val="00E835CE"/>
    <w:rsid w:val="00EA0DF1"/>
    <w:rsid w:val="00EA292D"/>
    <w:rsid w:val="00EC4726"/>
    <w:rsid w:val="00EC5F12"/>
    <w:rsid w:val="00ED3938"/>
    <w:rsid w:val="00ED465C"/>
    <w:rsid w:val="00EF5063"/>
    <w:rsid w:val="00EF6781"/>
    <w:rsid w:val="00F11276"/>
    <w:rsid w:val="00F37DC6"/>
    <w:rsid w:val="00F7514C"/>
    <w:rsid w:val="00F9456A"/>
    <w:rsid w:val="00FA72DA"/>
    <w:rsid w:val="00FB63C6"/>
    <w:rsid w:val="00FC1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8820E8"/>
  <w15:docId w15:val="{2FEBC391-B28C-441A-8815-7B71C4358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cs" w:eastAsia="en-US" w:bidi="ar-SA"/>
      </w:rPr>
    </w:rPrDefault>
    <w:pPrDefault>
      <w:pPr>
        <w:spacing w:after="200"/>
      </w:pPr>
    </w:pPrDefault>
  </w:docDefaults>
  <w:latentStyles w:defLockedState="0" w:defUIPriority="0" w:defSemiHidden="0" w:defUnhideWhenUsed="0" w:defQFormat="0" w:count="371">
    <w:lsdException w:name="heading 1"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style>
  <w:style w:type="paragraph" w:styleId="Nadpis1">
    <w:name w:val="heading 1"/>
    <w:basedOn w:val="Normln"/>
    <w:next w:val="Zkladntext"/>
    <w:link w:val="Nadpis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Zkladntext"/>
    <w:link w:val="Nadpis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Zkladntext"/>
    <w:link w:val="Nadpis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Zkladntext"/>
    <w:link w:val="Nadpis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Zkladntext"/>
    <w:link w:val="Nadpis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Zkladntext"/>
    <w:link w:val="Nadpis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Zkladntext"/>
    <w:link w:val="Nadpis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Zkladntext"/>
    <w:link w:val="Nadpis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Zkladntext"/>
    <w:link w:val="Nadpis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kladntext">
    <w:name w:val="Body Text"/>
    <w:basedOn w:val="Normln"/>
    <w:link w:val="ZkladntextChar"/>
    <w:qFormat/>
    <w:pPr>
      <w:spacing w:before="180" w:after="180"/>
    </w:pPr>
  </w:style>
  <w:style w:type="paragraph" w:customStyle="1" w:styleId="FirstParagraph">
    <w:name w:val="First Paragraph"/>
    <w:basedOn w:val="Zkladntext"/>
    <w:next w:val="Zkladntext"/>
    <w:qFormat/>
  </w:style>
  <w:style w:type="paragraph" w:customStyle="1" w:styleId="Compact">
    <w:name w:val="Compact"/>
    <w:basedOn w:val="Zkladntext"/>
    <w:qFormat/>
    <w:pPr>
      <w:spacing w:before="36" w:after="36"/>
    </w:pPr>
  </w:style>
  <w:style w:type="paragraph" w:styleId="Nzev">
    <w:name w:val="Title"/>
    <w:basedOn w:val="Normln"/>
    <w:next w:val="Zkladntext"/>
    <w:link w:val="Nzev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A10FD9"/>
    <w:rPr>
      <w:rFonts w:asciiTheme="majorHAnsi" w:eastAsiaTheme="majorEastAsia" w:hAnsiTheme="majorHAnsi" w:cstheme="majorBidi"/>
      <w:spacing w:val="-10"/>
      <w:kern w:val="28"/>
      <w:sz w:val="56"/>
      <w:szCs w:val="56"/>
    </w:rPr>
  </w:style>
  <w:style w:type="paragraph" w:styleId="Podnadpis">
    <w:name w:val="Subtitle"/>
    <w:basedOn w:val="Normln"/>
    <w:next w:val="Zkladntext"/>
    <w:link w:val="Podnadpis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A10FD9"/>
    <w:rPr>
      <w:rFonts w:eastAsiaTheme="majorEastAsia" w:cstheme="majorBidi"/>
      <w:color w:val="595959" w:themeColor="text1" w:themeTint="A6"/>
      <w:spacing w:val="15"/>
      <w:sz w:val="28"/>
      <w:szCs w:val="28"/>
    </w:rPr>
  </w:style>
  <w:style w:type="paragraph" w:customStyle="1" w:styleId="Author">
    <w:name w:val="Author"/>
    <w:next w:val="Zkladntext"/>
    <w:qFormat/>
    <w:pPr>
      <w:keepNext/>
      <w:keepLines/>
      <w:jc w:val="center"/>
    </w:pPr>
  </w:style>
  <w:style w:type="paragraph" w:styleId="Datum">
    <w:name w:val="Date"/>
    <w:next w:val="Zkladntext"/>
    <w:qFormat/>
    <w:pPr>
      <w:keepNext/>
      <w:keepLines/>
      <w:jc w:val="center"/>
    </w:pPr>
  </w:style>
  <w:style w:type="paragraph" w:customStyle="1" w:styleId="AbstractTitle">
    <w:name w:val="Abstract Title"/>
    <w:basedOn w:val="Normln"/>
    <w:next w:val="Abstract"/>
    <w:qFormat/>
    <w:pPr>
      <w:keepNext/>
      <w:keepLines/>
      <w:spacing w:before="300" w:after="0"/>
      <w:jc w:val="center"/>
    </w:pPr>
    <w:rPr>
      <w:b/>
      <w:color w:val="345A8A"/>
      <w:sz w:val="20"/>
      <w:szCs w:val="20"/>
    </w:rPr>
  </w:style>
  <w:style w:type="paragraph" w:customStyle="1" w:styleId="Abstract">
    <w:name w:val="Abstract"/>
    <w:basedOn w:val="Normln"/>
    <w:next w:val="Zkladntext"/>
    <w:qFormat/>
    <w:pPr>
      <w:keepNext/>
      <w:keepLines/>
      <w:spacing w:before="100" w:after="300"/>
    </w:pPr>
    <w:rPr>
      <w:sz w:val="20"/>
      <w:szCs w:val="20"/>
    </w:rPr>
  </w:style>
  <w:style w:type="paragraph" w:styleId="Bibliografie">
    <w:name w:val="Bibliography"/>
    <w:basedOn w:val="Normln"/>
    <w:qFormat/>
  </w:style>
  <w:style w:type="character" w:customStyle="1" w:styleId="Nadpis1Char">
    <w:name w:val="Nadpis 1 Char"/>
    <w:basedOn w:val="Standardnpsmoodstavce"/>
    <w:link w:val="Nadpis1"/>
    <w:uiPriority w:val="9"/>
    <w:rsid w:val="00A10FD9"/>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A10FD9"/>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A10FD9"/>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A10FD9"/>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A10FD9"/>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A10FD9"/>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A10FD9"/>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A10FD9"/>
    <w:rPr>
      <w:rFonts w:eastAsiaTheme="majorEastAsia" w:cstheme="majorBidi"/>
      <w:color w:val="272727" w:themeColor="text1" w:themeTint="D8"/>
    </w:rPr>
  </w:style>
  <w:style w:type="paragraph" w:styleId="Textvbloku">
    <w:name w:val="Block Text"/>
    <w:basedOn w:val="Zkladntext"/>
    <w:next w:val="Zkladntext"/>
    <w:uiPriority w:val="9"/>
    <w:unhideWhenUsed/>
    <w:qFormat/>
    <w:pPr>
      <w:spacing w:before="100" w:after="100"/>
      <w:ind w:left="480" w:right="480"/>
    </w:pPr>
  </w:style>
  <w:style w:type="paragraph" w:styleId="Textpoznpodarou">
    <w:name w:val="footnote text"/>
    <w:basedOn w:val="Normln"/>
    <w:uiPriority w:val="9"/>
    <w:unhideWhenUsed/>
    <w:qFormat/>
  </w:style>
  <w:style w:type="paragraph" w:customStyle="1" w:styleId="FootnoteBlockText">
    <w:name w:val="Footnote Block Text"/>
    <w:basedOn w:val="Textpoznpodarou"/>
    <w:next w:val="Textpoznpodarou"/>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ln"/>
    <w:next w:val="Definition"/>
    <w:pPr>
      <w:keepNext/>
      <w:keepLines/>
      <w:spacing w:after="0"/>
    </w:pPr>
    <w:rPr>
      <w:b/>
    </w:rPr>
  </w:style>
  <w:style w:type="paragraph" w:customStyle="1" w:styleId="Definition">
    <w:name w:val="Definition"/>
    <w:basedOn w:val="Normln"/>
  </w:style>
  <w:style w:type="paragraph" w:styleId="Titulek">
    <w:name w:val="caption"/>
    <w:basedOn w:val="Normln"/>
    <w:link w:val="TitulekChar"/>
    <w:pPr>
      <w:spacing w:after="120"/>
    </w:pPr>
    <w:rPr>
      <w:i/>
    </w:rPr>
  </w:style>
  <w:style w:type="paragraph" w:customStyle="1" w:styleId="TableCaption">
    <w:name w:val="Table Caption"/>
    <w:basedOn w:val="Titulek"/>
    <w:pPr>
      <w:keepNext/>
    </w:pPr>
  </w:style>
  <w:style w:type="paragraph" w:customStyle="1" w:styleId="ImageCaption">
    <w:name w:val="Image Caption"/>
    <w:basedOn w:val="Titulek"/>
  </w:style>
  <w:style w:type="paragraph" w:customStyle="1" w:styleId="Figure">
    <w:name w:val="Figure"/>
    <w:basedOn w:val="Normln"/>
  </w:style>
  <w:style w:type="paragraph" w:customStyle="1" w:styleId="CaptionedFigure">
    <w:name w:val="Captioned Figure"/>
    <w:basedOn w:val="Figure"/>
    <w:pPr>
      <w:keepNext/>
    </w:pPr>
  </w:style>
  <w:style w:type="character" w:customStyle="1" w:styleId="TitulekChar">
    <w:name w:val="Titulek Char"/>
    <w:basedOn w:val="Standardnpsmoodstavce"/>
    <w:link w:val="Titulek"/>
  </w:style>
  <w:style w:type="character" w:customStyle="1" w:styleId="VerbatimChar">
    <w:name w:val="Verbatim Char"/>
    <w:basedOn w:val="TitulekChar"/>
    <w:link w:val="SourceCode"/>
    <w:rPr>
      <w:rFonts w:ascii="Consolas" w:hAnsi="Consolas"/>
      <w:sz w:val="22"/>
    </w:rPr>
  </w:style>
  <w:style w:type="character" w:customStyle="1" w:styleId="SectionNumber">
    <w:name w:val="Section Number"/>
    <w:basedOn w:val="TitulekChar"/>
  </w:style>
  <w:style w:type="character" w:styleId="Znakapoznpodarou">
    <w:name w:val="footnote reference"/>
    <w:basedOn w:val="TitulekChar"/>
    <w:rPr>
      <w:vertAlign w:val="superscript"/>
    </w:rPr>
  </w:style>
  <w:style w:type="character" w:styleId="Hypertextovodkaz">
    <w:name w:val="Hyperlink"/>
    <w:basedOn w:val="TitulekChar"/>
    <w:rPr>
      <w:color w:val="156082" w:themeColor="accent1"/>
    </w:rPr>
  </w:style>
  <w:style w:type="paragraph" w:styleId="Nadpisobsahu">
    <w:name w:val="TOC Heading"/>
    <w:basedOn w:val="Nadpis1"/>
    <w:next w:val="Zkladntext"/>
    <w:uiPriority w:val="39"/>
    <w:unhideWhenUsed/>
    <w:qFormat/>
    <w:pPr>
      <w:spacing w:before="240" w:line="259" w:lineRule="auto"/>
      <w:outlineLvl w:val="9"/>
    </w:pPr>
  </w:style>
  <w:style w:type="paragraph" w:customStyle="1" w:styleId="SourceCode">
    <w:name w:val="Source Code"/>
    <w:basedOn w:val="Normln"/>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Odkaznakoment">
    <w:name w:val="annotation reference"/>
    <w:basedOn w:val="Standardnpsmoodstavce"/>
    <w:semiHidden/>
    <w:unhideWhenUsed/>
    <w:rsid w:val="00B80B0C"/>
    <w:rPr>
      <w:sz w:val="16"/>
      <w:szCs w:val="16"/>
    </w:rPr>
  </w:style>
  <w:style w:type="paragraph" w:styleId="Textkomente">
    <w:name w:val="annotation text"/>
    <w:basedOn w:val="Normln"/>
    <w:link w:val="TextkomenteChar"/>
    <w:unhideWhenUsed/>
    <w:rsid w:val="00B80B0C"/>
    <w:rPr>
      <w:sz w:val="20"/>
      <w:szCs w:val="20"/>
    </w:rPr>
  </w:style>
  <w:style w:type="character" w:customStyle="1" w:styleId="TextkomenteChar">
    <w:name w:val="Text komentáře Char"/>
    <w:basedOn w:val="Standardnpsmoodstavce"/>
    <w:link w:val="Textkomente"/>
    <w:rsid w:val="00B80B0C"/>
    <w:rPr>
      <w:sz w:val="20"/>
      <w:szCs w:val="20"/>
    </w:rPr>
  </w:style>
  <w:style w:type="paragraph" w:styleId="Pedmtkomente">
    <w:name w:val="annotation subject"/>
    <w:basedOn w:val="Textkomente"/>
    <w:next w:val="Textkomente"/>
    <w:link w:val="PedmtkomenteChar"/>
    <w:semiHidden/>
    <w:unhideWhenUsed/>
    <w:rsid w:val="00B80B0C"/>
    <w:rPr>
      <w:b/>
      <w:bCs/>
    </w:rPr>
  </w:style>
  <w:style w:type="character" w:customStyle="1" w:styleId="PedmtkomenteChar">
    <w:name w:val="Předmět komentáře Char"/>
    <w:basedOn w:val="TextkomenteChar"/>
    <w:link w:val="Pedmtkomente"/>
    <w:semiHidden/>
    <w:rsid w:val="00B80B0C"/>
    <w:rPr>
      <w:b/>
      <w:bCs/>
      <w:sz w:val="20"/>
      <w:szCs w:val="20"/>
    </w:rPr>
  </w:style>
  <w:style w:type="paragraph" w:styleId="Textbubliny">
    <w:name w:val="Balloon Text"/>
    <w:basedOn w:val="Normln"/>
    <w:link w:val="TextbublinyChar"/>
    <w:semiHidden/>
    <w:unhideWhenUsed/>
    <w:rsid w:val="00B80B0C"/>
    <w:pPr>
      <w:spacing w:after="0"/>
    </w:pPr>
    <w:rPr>
      <w:rFonts w:ascii="Segoe UI" w:hAnsi="Segoe UI" w:cs="Segoe UI"/>
      <w:sz w:val="18"/>
      <w:szCs w:val="18"/>
    </w:rPr>
  </w:style>
  <w:style w:type="character" w:customStyle="1" w:styleId="TextbublinyChar">
    <w:name w:val="Text bubliny Char"/>
    <w:basedOn w:val="Standardnpsmoodstavce"/>
    <w:link w:val="Textbubliny"/>
    <w:semiHidden/>
    <w:rsid w:val="00B80B0C"/>
    <w:rPr>
      <w:rFonts w:ascii="Segoe UI" w:hAnsi="Segoe UI" w:cs="Segoe UI"/>
      <w:sz w:val="18"/>
      <w:szCs w:val="18"/>
    </w:rPr>
  </w:style>
  <w:style w:type="character" w:customStyle="1" w:styleId="ZkladntextChar">
    <w:name w:val="Základní text Char"/>
    <w:basedOn w:val="Standardnpsmoodstavce"/>
    <w:link w:val="Zkladntext"/>
    <w:rsid w:val="00BA05D3"/>
  </w:style>
  <w:style w:type="paragraph" w:styleId="Revize">
    <w:name w:val="Revision"/>
    <w:hidden/>
    <w:semiHidden/>
    <w:rsid w:val="00A57528"/>
    <w:pPr>
      <w:spacing w:after="0"/>
    </w:pPr>
  </w:style>
  <w:style w:type="paragraph" w:styleId="Bezmezer">
    <w:name w:val="No Spacing"/>
    <w:uiPriority w:val="1"/>
    <w:qFormat/>
    <w:rsid w:val="002A1A27"/>
    <w:pPr>
      <w:spacing w:after="0"/>
    </w:pPr>
    <w:rPr>
      <w:sz w:val="22"/>
      <w:szCs w:val="22"/>
      <w:lang w:val="cs-CZ"/>
    </w:rPr>
  </w:style>
  <w:style w:type="paragraph" w:styleId="Zhlav">
    <w:name w:val="header"/>
    <w:basedOn w:val="Normln"/>
    <w:link w:val="ZhlavChar"/>
    <w:unhideWhenUsed/>
    <w:rsid w:val="002A1A27"/>
    <w:pPr>
      <w:tabs>
        <w:tab w:val="center" w:pos="4536"/>
        <w:tab w:val="right" w:pos="9072"/>
      </w:tabs>
      <w:spacing w:after="0"/>
    </w:pPr>
  </w:style>
  <w:style w:type="character" w:customStyle="1" w:styleId="ZhlavChar">
    <w:name w:val="Záhlaví Char"/>
    <w:basedOn w:val="Standardnpsmoodstavce"/>
    <w:link w:val="Zhlav"/>
    <w:rsid w:val="002A1A27"/>
  </w:style>
  <w:style w:type="paragraph" w:styleId="Zpat">
    <w:name w:val="footer"/>
    <w:basedOn w:val="Normln"/>
    <w:link w:val="ZpatChar"/>
    <w:unhideWhenUsed/>
    <w:rsid w:val="002A1A27"/>
    <w:pPr>
      <w:tabs>
        <w:tab w:val="center" w:pos="4536"/>
        <w:tab w:val="right" w:pos="9072"/>
      </w:tabs>
      <w:spacing w:after="0"/>
    </w:pPr>
  </w:style>
  <w:style w:type="character" w:customStyle="1" w:styleId="ZpatChar">
    <w:name w:val="Zápatí Char"/>
    <w:basedOn w:val="Standardnpsmoodstavce"/>
    <w:link w:val="Zpat"/>
    <w:rsid w:val="002A1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83190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bif.org/occurrence/4908215492" TargetMode="Externa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hyperlink" Target="mailto:jonas.gaigr@gmail.com"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E5FB50-4B26-424C-BA89-191F1997F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5</Pages>
  <Words>1909</Words>
  <Characters>10883</Characters>
  <Application>Microsoft Office Word</Application>
  <DocSecurity>0</DocSecurity>
  <Lines>90</Lines>
  <Paragraphs>25</Paragraphs>
  <ScaleCrop>false</ScaleCrop>
  <HeadingPairs>
    <vt:vector size="2" baseType="variant">
      <vt:variant>
        <vt:lpstr>Název</vt:lpstr>
      </vt:variant>
      <vt:variant>
        <vt:i4>1</vt:i4>
      </vt:variant>
    </vt:vector>
  </HeadingPairs>
  <TitlesOfParts>
    <vt:vector size="1" baseType="lpstr">
      <vt:lpstr>První nález Euoniticellus fulvus (Coleoptera: Scarabaeidae) v západních Čechách po půl století</vt:lpstr>
    </vt:vector>
  </TitlesOfParts>
  <Company/>
  <LinksUpToDate>false</LinksUpToDate>
  <CharactersWithSpaces>12767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První nález Euoniticellus fulvus (Coleoptera: Scarabaeidae) v západních Čechách po půl století</dc:title>
  <dc:creator>Jonáš Gaigr</dc:creator>
  <cp:keywords/>
  <cp:lastModifiedBy>Jonáš Gaigr2</cp:lastModifiedBy>
  <cp:revision>52</cp:revision>
  <dcterms:created xsi:type="dcterms:W3CDTF">2026-05-17T19:51:00Z</dcterms:created>
  <dcterms:modified xsi:type="dcterms:W3CDTF">2026-06-08T20:59:00Z</dcterms:modified>
  <dc:language>cs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czech_faunistic_author_year.csl</vt:lpwstr>
  </property>
  <property fmtid="{D5CDD505-2E9C-101B-9397-08002B2CF9AE}" pid="4" name="date">
    <vt:lpwstr>01. 11. 2025</vt:lpwstr>
  </property>
  <property fmtid="{D5CDD505-2E9C-101B-9397-08002B2CF9AE}" pid="5" name="output">
    <vt:lpwstr/>
  </property>
  <property fmtid="{D5CDD505-2E9C-101B-9397-08002B2CF9AE}" pid="6" name="GrammarlyDocumentId">
    <vt:lpwstr>f6cba9ec-86f6-48a8-b745-57ce7aba0c91</vt:lpwstr>
  </property>
</Properties>
</file>